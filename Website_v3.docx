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FA859" w14:textId="74AC3E5A" w:rsidR="00D21B1C" w:rsidRPr="00D21B1C" w:rsidRDefault="00D21B1C">
      <w:pPr>
        <w:rPr>
          <w:b/>
          <w:bCs/>
        </w:rPr>
      </w:pPr>
      <w:r w:rsidRPr="00D21B1C">
        <w:rPr>
          <w:rFonts w:hint="eastAsia"/>
          <w:b/>
          <w:bCs/>
        </w:rPr>
        <w:t>Profile:</w:t>
      </w:r>
    </w:p>
    <w:p w14:paraId="1225CFA2" w14:textId="72E571E7" w:rsidR="002F1830" w:rsidRDefault="00D21B1C">
      <w:r>
        <w:rPr>
          <w:rFonts w:hint="eastAsia"/>
        </w:rPr>
        <w:t>Yu-Kai Liao</w:t>
      </w:r>
    </w:p>
    <w:p w14:paraId="582BCD4C" w14:textId="77777777" w:rsidR="00D21B1C" w:rsidRDefault="00D21B1C">
      <w:r>
        <w:rPr>
          <w:rFonts w:hint="eastAsia"/>
        </w:rPr>
        <w:t xml:space="preserve">Assistant Professor, </w:t>
      </w:r>
    </w:p>
    <w:p w14:paraId="0F722E8E" w14:textId="77777777" w:rsidR="00D21B1C" w:rsidRDefault="00D21B1C">
      <w:r>
        <w:rPr>
          <w:rFonts w:hint="eastAsia"/>
        </w:rPr>
        <w:t xml:space="preserve">International Degree Program in Climate Change and Sustainable Development, </w:t>
      </w:r>
    </w:p>
    <w:p w14:paraId="43871EFB" w14:textId="5EDFBF3F" w:rsidR="00D21B1C" w:rsidRDefault="00D21B1C">
      <w:r>
        <w:rPr>
          <w:rFonts w:hint="eastAsia"/>
        </w:rPr>
        <w:t>National Taiwan University</w:t>
      </w:r>
    </w:p>
    <w:p w14:paraId="21580BB8" w14:textId="0981A7E8" w:rsidR="00D21B1C" w:rsidRDefault="00D21B1C">
      <w:r>
        <w:rPr>
          <w:rFonts w:hint="eastAsia"/>
        </w:rPr>
        <w:t>Research Interests: Political Ecology, Economic Geography, Water Research, Science and Technology Studies, and Vietnamese Studies</w:t>
      </w:r>
    </w:p>
    <w:p w14:paraId="717198C8" w14:textId="7BFA0E4B" w:rsidR="006A7A9C" w:rsidRDefault="006A7A9C">
      <w:pPr>
        <w:rPr>
          <w:lang w:val="en-US"/>
        </w:rPr>
      </w:pPr>
      <w:r>
        <w:t>[Profile photo here]</w:t>
      </w:r>
    </w:p>
    <w:p w14:paraId="10919625" w14:textId="77777777" w:rsidR="00D21B1C" w:rsidRDefault="00D21B1C">
      <w:pPr>
        <w:rPr>
          <w:lang w:val="en-US"/>
        </w:rPr>
      </w:pPr>
    </w:p>
    <w:p w14:paraId="0D8D1AFF" w14:textId="125896B6" w:rsidR="00D21B1C" w:rsidRDefault="00D21B1C">
      <w:pPr>
        <w:rPr>
          <w:ins w:id="0" w:author="Yu-Kai Liao" w:date="2025-11-18T14:31:00Z"/>
          <w:b/>
          <w:bCs/>
        </w:rPr>
      </w:pPr>
      <w:r w:rsidRPr="00D21B1C">
        <w:rPr>
          <w:rFonts w:hint="eastAsia"/>
          <w:b/>
          <w:bCs/>
        </w:rPr>
        <w:t>Publications:</w:t>
      </w:r>
    </w:p>
    <w:p w14:paraId="6B9A7F62" w14:textId="4BBF11CA" w:rsidR="00592063" w:rsidRPr="00D21B1C" w:rsidRDefault="00592063">
      <w:pPr>
        <w:rPr>
          <w:b/>
          <w:bCs/>
        </w:rPr>
      </w:pPr>
      <w:ins w:id="1" w:author="Yu-Kai Liao" w:date="2025-11-18T14:31:00Z">
        <w:r>
          <w:rPr>
            <w:rFonts w:hint="eastAsia"/>
            <w:b/>
            <w:bCs/>
          </w:rPr>
          <w:t>Jo</w:t>
        </w:r>
        <w:r>
          <w:rPr>
            <w:b/>
            <w:bCs/>
          </w:rPr>
          <w:t>urnal articles</w:t>
        </w:r>
      </w:ins>
    </w:p>
    <w:p w14:paraId="2C4C2261" w14:textId="34DE64F3" w:rsidR="00D81B50" w:rsidRDefault="00D81B50" w:rsidP="00D81B50">
      <w:pPr>
        <w:spacing w:line="240" w:lineRule="exact"/>
        <w:ind w:left="520" w:hangingChars="236" w:hanging="520"/>
        <w:jc w:val="both"/>
        <w:rPr>
          <w:rFonts w:ascii="Cambria" w:hAnsi="Cambria"/>
          <w:sz w:val="22"/>
          <w:szCs w:val="20"/>
        </w:rPr>
      </w:pPr>
      <w:r w:rsidRPr="006E454B">
        <w:rPr>
          <w:rFonts w:ascii="Cambria" w:hAnsi="Cambria" w:hint="eastAsia"/>
          <w:b/>
          <w:sz w:val="22"/>
          <w:szCs w:val="20"/>
          <w:u w:val="single"/>
        </w:rPr>
        <w:t>L</w:t>
      </w:r>
      <w:r w:rsidRPr="006E454B">
        <w:rPr>
          <w:rFonts w:ascii="Cambria" w:hAnsi="Cambria"/>
          <w:b/>
          <w:sz w:val="22"/>
          <w:szCs w:val="20"/>
          <w:u w:val="single"/>
        </w:rPr>
        <w:t>iao, Yu-Kai</w:t>
      </w:r>
      <w:r>
        <w:rPr>
          <w:rFonts w:ascii="Cambria" w:hAnsi="Cambria"/>
          <w:bCs/>
          <w:sz w:val="22"/>
          <w:szCs w:val="20"/>
        </w:rPr>
        <w:t xml:space="preserve"> (2025) </w:t>
      </w:r>
      <w:r w:rsidRPr="002D1BD6">
        <w:rPr>
          <w:rFonts w:ascii="Cambria" w:hAnsi="Cambria"/>
          <w:bCs/>
          <w:sz w:val="22"/>
          <w:szCs w:val="20"/>
        </w:rPr>
        <w:t xml:space="preserve">Shrimp Economies and Hydro-Social Lives in the Capricious and </w:t>
      </w:r>
      <w:proofErr w:type="spellStart"/>
      <w:r w:rsidRPr="002D1BD6">
        <w:rPr>
          <w:rFonts w:ascii="Cambria" w:hAnsi="Cambria"/>
          <w:bCs/>
          <w:sz w:val="22"/>
          <w:szCs w:val="20"/>
        </w:rPr>
        <w:t>Infrastructuralised</w:t>
      </w:r>
      <w:proofErr w:type="spellEnd"/>
      <w:r w:rsidRPr="002D1BD6">
        <w:rPr>
          <w:rFonts w:ascii="Cambria" w:hAnsi="Cambria"/>
          <w:bCs/>
          <w:sz w:val="22"/>
          <w:szCs w:val="20"/>
        </w:rPr>
        <w:t xml:space="preserve"> Vietnamese Mekong Delta</w:t>
      </w:r>
      <w:r>
        <w:rPr>
          <w:rFonts w:ascii="Cambria" w:hAnsi="Cambria"/>
          <w:bCs/>
          <w:sz w:val="22"/>
          <w:szCs w:val="20"/>
        </w:rPr>
        <w:t>.</w:t>
      </w:r>
      <w:r w:rsidRPr="00881EEE">
        <w:rPr>
          <w:rFonts w:ascii="Cambria" w:hAnsi="Cambria"/>
          <w:sz w:val="22"/>
          <w:szCs w:val="20"/>
        </w:rPr>
        <w:t xml:space="preserve"> </w:t>
      </w:r>
      <w:r>
        <w:rPr>
          <w:rFonts w:ascii="Cambria" w:hAnsi="Cambria" w:hint="eastAsia"/>
          <w:bCs/>
          <w:i/>
          <w:iCs/>
          <w:sz w:val="22"/>
          <w:szCs w:val="20"/>
        </w:rPr>
        <w:t>Wa</w:t>
      </w:r>
      <w:r>
        <w:rPr>
          <w:rFonts w:ascii="Cambria" w:hAnsi="Cambria"/>
          <w:bCs/>
          <w:i/>
          <w:iCs/>
          <w:sz w:val="22"/>
          <w:szCs w:val="20"/>
        </w:rPr>
        <w:t>ter Alternatives</w:t>
      </w:r>
      <w:r>
        <w:rPr>
          <w:rFonts w:ascii="Cambria" w:hAnsi="Cambria"/>
          <w:sz w:val="22"/>
          <w:szCs w:val="20"/>
        </w:rPr>
        <w:t xml:space="preserve">. 18(2). </w:t>
      </w:r>
      <w:r w:rsidR="00087370">
        <w:rPr>
          <w:rFonts w:ascii="Cambria" w:hAnsi="Cambria" w:hint="eastAsia"/>
          <w:sz w:val="22"/>
          <w:szCs w:val="20"/>
        </w:rPr>
        <w:t>[PDF</w:t>
      </w:r>
      <w:r w:rsidR="00087370">
        <w:rPr>
          <w:rFonts w:ascii="Cambria" w:hAnsi="Cambria"/>
          <w:sz w:val="22"/>
          <w:szCs w:val="20"/>
        </w:rPr>
        <w:t>]</w:t>
      </w:r>
    </w:p>
    <w:p w14:paraId="7FCFA5D9" w14:textId="1708DFC0" w:rsidR="00D81B50" w:rsidRPr="009F7F9F" w:rsidRDefault="00D81B50" w:rsidP="00D81B50">
      <w:pPr>
        <w:spacing w:line="240" w:lineRule="exact"/>
        <w:ind w:left="520" w:hangingChars="236" w:hanging="520"/>
        <w:jc w:val="both"/>
        <w:rPr>
          <w:rFonts w:ascii="Cambria" w:hAnsi="Cambria"/>
          <w:b/>
          <w:sz w:val="22"/>
          <w:szCs w:val="20"/>
          <w:u w:val="single"/>
        </w:rPr>
      </w:pPr>
      <w:r>
        <w:rPr>
          <w:rFonts w:ascii="Cambria" w:hAnsi="Cambria" w:hint="eastAsia"/>
          <w:b/>
          <w:sz w:val="22"/>
          <w:szCs w:val="20"/>
          <w:u w:val="single"/>
        </w:rPr>
        <w:t>廖昱凱</w:t>
      </w:r>
      <w:r w:rsidRPr="00881EEE">
        <w:rPr>
          <w:rFonts w:ascii="Cambria" w:hAnsi="Cambria"/>
          <w:sz w:val="22"/>
          <w:szCs w:val="20"/>
        </w:rPr>
        <w:t xml:space="preserve"> (20</w:t>
      </w:r>
      <w:r>
        <w:rPr>
          <w:rFonts w:ascii="Cambria" w:hAnsi="Cambria" w:hint="eastAsia"/>
          <w:sz w:val="22"/>
          <w:szCs w:val="20"/>
        </w:rPr>
        <w:t>2</w:t>
      </w:r>
      <w:r>
        <w:rPr>
          <w:rFonts w:ascii="Cambria" w:hAnsi="Cambria"/>
          <w:sz w:val="22"/>
          <w:szCs w:val="20"/>
        </w:rPr>
        <w:t>4</w:t>
      </w:r>
      <w:r w:rsidRPr="00881EEE">
        <w:rPr>
          <w:rFonts w:ascii="Cambria" w:hAnsi="Cambria"/>
          <w:sz w:val="22"/>
          <w:szCs w:val="20"/>
        </w:rPr>
        <w:t xml:space="preserve">) </w:t>
      </w:r>
      <w:r w:rsidRPr="007E77F1">
        <w:rPr>
          <w:rFonts w:ascii="Cambria" w:hAnsi="Cambria" w:hint="eastAsia"/>
          <w:sz w:val="22"/>
          <w:szCs w:val="20"/>
        </w:rPr>
        <w:t>再訪區域地理：越南研究的知識生產</w:t>
      </w:r>
      <w:r>
        <w:rPr>
          <w:rFonts w:ascii="Cambria" w:hAnsi="Cambria" w:hint="eastAsia"/>
          <w:sz w:val="22"/>
          <w:szCs w:val="20"/>
        </w:rPr>
        <w:t>。</w:t>
      </w:r>
      <w:r>
        <w:rPr>
          <w:rFonts w:ascii="Cambria" w:hAnsi="Cambria" w:hint="eastAsia"/>
          <w:i/>
          <w:sz w:val="22"/>
          <w:szCs w:val="20"/>
        </w:rPr>
        <w:t>地理學報</w:t>
      </w:r>
      <w:r>
        <w:rPr>
          <w:rFonts w:ascii="Cambria" w:hAnsi="Cambria" w:hint="eastAsia"/>
          <w:sz w:val="22"/>
          <w:szCs w:val="20"/>
        </w:rPr>
        <w:t>。</w:t>
      </w:r>
      <w:r>
        <w:rPr>
          <w:rFonts w:ascii="Cambria" w:hAnsi="Cambria"/>
          <w:sz w:val="22"/>
          <w:szCs w:val="20"/>
        </w:rPr>
        <w:t>109: 37-67</w:t>
      </w:r>
      <w:r>
        <w:rPr>
          <w:rFonts w:ascii="Cambria" w:hAnsi="Cambria" w:hint="eastAsia"/>
          <w:sz w:val="22"/>
          <w:szCs w:val="20"/>
        </w:rPr>
        <w:t>。</w:t>
      </w:r>
      <w:del w:id="2" w:author="Yu-Kai Liao" w:date="2025-11-18T14:20:00Z">
        <w:r w:rsidDel="001A2898">
          <w:rPr>
            <w:rFonts w:ascii="Cambria" w:hAnsi="Cambria" w:hint="eastAsia"/>
            <w:bCs/>
            <w:sz w:val="22"/>
            <w:szCs w:val="20"/>
          </w:rPr>
          <w:delText>(TSSCI</w:delText>
        </w:r>
        <w:r w:rsidDel="001A2898">
          <w:rPr>
            <w:rFonts w:ascii="Cambria" w:hAnsi="Cambria" w:hint="eastAsia"/>
            <w:bCs/>
            <w:sz w:val="22"/>
            <w:szCs w:val="20"/>
          </w:rPr>
          <w:delText>一級期刊</w:delText>
        </w:r>
        <w:r w:rsidDel="001A2898">
          <w:rPr>
            <w:rFonts w:ascii="Cambria" w:hAnsi="Cambria" w:hint="eastAsia"/>
            <w:bCs/>
            <w:sz w:val="22"/>
            <w:szCs w:val="20"/>
          </w:rPr>
          <w:delText>)</w:delText>
        </w:r>
      </w:del>
    </w:p>
    <w:p w14:paraId="5C1A6207" w14:textId="77777777" w:rsidR="00D81B50" w:rsidRDefault="00D81B50" w:rsidP="00D81B50">
      <w:pPr>
        <w:spacing w:line="240" w:lineRule="exact"/>
        <w:ind w:left="520" w:hangingChars="236" w:hanging="520"/>
        <w:jc w:val="both"/>
        <w:rPr>
          <w:rFonts w:ascii="Cambria" w:hAnsi="Cambria"/>
          <w:bCs/>
          <w:sz w:val="22"/>
          <w:szCs w:val="20"/>
        </w:rPr>
      </w:pPr>
      <w:r w:rsidRPr="006E454B">
        <w:rPr>
          <w:rFonts w:ascii="Cambria" w:hAnsi="Cambria" w:hint="eastAsia"/>
          <w:b/>
          <w:sz w:val="22"/>
          <w:szCs w:val="20"/>
          <w:u w:val="single"/>
        </w:rPr>
        <w:t>L</w:t>
      </w:r>
      <w:r w:rsidRPr="006E454B">
        <w:rPr>
          <w:rFonts w:ascii="Cambria" w:hAnsi="Cambria"/>
          <w:b/>
          <w:sz w:val="22"/>
          <w:szCs w:val="20"/>
          <w:u w:val="single"/>
        </w:rPr>
        <w:t>iao, Yu-Kai</w:t>
      </w:r>
      <w:r>
        <w:rPr>
          <w:rFonts w:ascii="Cambria" w:hAnsi="Cambria"/>
          <w:bCs/>
          <w:sz w:val="22"/>
          <w:szCs w:val="20"/>
        </w:rPr>
        <w:t xml:space="preserve"> and Jeremy J. Schmidt. (2023) </w:t>
      </w:r>
      <w:proofErr w:type="spellStart"/>
      <w:r w:rsidRPr="00936555">
        <w:rPr>
          <w:rFonts w:ascii="Cambria" w:hAnsi="Cambria"/>
          <w:bCs/>
          <w:sz w:val="22"/>
          <w:szCs w:val="20"/>
        </w:rPr>
        <w:t>Hydrosocial</w:t>
      </w:r>
      <w:proofErr w:type="spellEnd"/>
      <w:r w:rsidRPr="00936555">
        <w:rPr>
          <w:rFonts w:ascii="Cambria" w:hAnsi="Cambria"/>
          <w:bCs/>
          <w:sz w:val="22"/>
          <w:szCs w:val="20"/>
        </w:rPr>
        <w:t xml:space="preserve"> </w:t>
      </w:r>
      <w:r>
        <w:rPr>
          <w:rFonts w:ascii="Cambria" w:hAnsi="Cambria" w:hint="eastAsia"/>
          <w:bCs/>
          <w:sz w:val="22"/>
          <w:szCs w:val="20"/>
        </w:rPr>
        <w:t>G</w:t>
      </w:r>
      <w:r w:rsidRPr="00936555">
        <w:rPr>
          <w:rFonts w:ascii="Cambria" w:hAnsi="Cambria"/>
          <w:bCs/>
          <w:sz w:val="22"/>
          <w:szCs w:val="20"/>
        </w:rPr>
        <w:t xml:space="preserve">eographies: Cycles, </w:t>
      </w:r>
      <w:r>
        <w:rPr>
          <w:rFonts w:ascii="Cambria" w:hAnsi="Cambria" w:hint="eastAsia"/>
          <w:bCs/>
          <w:sz w:val="22"/>
          <w:szCs w:val="20"/>
        </w:rPr>
        <w:t>S</w:t>
      </w:r>
      <w:r w:rsidRPr="00936555">
        <w:rPr>
          <w:rFonts w:ascii="Cambria" w:hAnsi="Cambria"/>
          <w:bCs/>
          <w:sz w:val="22"/>
          <w:szCs w:val="20"/>
        </w:rPr>
        <w:t xml:space="preserve">paces, and </w:t>
      </w:r>
      <w:r>
        <w:rPr>
          <w:rFonts w:ascii="Cambria" w:hAnsi="Cambria" w:hint="eastAsia"/>
          <w:bCs/>
          <w:sz w:val="22"/>
          <w:szCs w:val="20"/>
        </w:rPr>
        <w:t>E</w:t>
      </w:r>
      <w:r w:rsidRPr="00936555">
        <w:rPr>
          <w:rFonts w:ascii="Cambria" w:hAnsi="Cambria"/>
          <w:bCs/>
          <w:sz w:val="22"/>
          <w:szCs w:val="20"/>
        </w:rPr>
        <w:t xml:space="preserve">merging </w:t>
      </w:r>
      <w:r>
        <w:rPr>
          <w:rFonts w:ascii="Cambria" w:hAnsi="Cambria" w:hint="eastAsia"/>
          <w:bCs/>
          <w:sz w:val="22"/>
          <w:szCs w:val="20"/>
        </w:rPr>
        <w:t>S</w:t>
      </w:r>
      <w:r w:rsidRPr="00936555">
        <w:rPr>
          <w:rFonts w:ascii="Cambria" w:hAnsi="Cambria"/>
          <w:bCs/>
          <w:sz w:val="22"/>
          <w:szCs w:val="20"/>
        </w:rPr>
        <w:t xml:space="preserve">pheres of </w:t>
      </w:r>
      <w:r>
        <w:rPr>
          <w:rFonts w:ascii="Cambria" w:hAnsi="Cambria" w:hint="eastAsia"/>
          <w:bCs/>
          <w:sz w:val="22"/>
          <w:szCs w:val="20"/>
        </w:rPr>
        <w:t>C</w:t>
      </w:r>
      <w:r w:rsidRPr="00936555">
        <w:rPr>
          <w:rFonts w:ascii="Cambria" w:hAnsi="Cambria"/>
          <w:bCs/>
          <w:sz w:val="22"/>
          <w:szCs w:val="20"/>
        </w:rPr>
        <w:t>oncern</w:t>
      </w:r>
      <w:r>
        <w:rPr>
          <w:rFonts w:ascii="Cambria" w:hAnsi="Cambria"/>
          <w:bCs/>
          <w:sz w:val="22"/>
          <w:szCs w:val="20"/>
        </w:rPr>
        <w:t xml:space="preserve">. </w:t>
      </w:r>
      <w:r w:rsidRPr="0075346D">
        <w:rPr>
          <w:rFonts w:ascii="Cambria" w:hAnsi="Cambria"/>
          <w:bCs/>
          <w:i/>
          <w:iCs/>
          <w:sz w:val="22"/>
          <w:szCs w:val="20"/>
        </w:rPr>
        <w:t>Progress in Environmental Geography</w:t>
      </w:r>
      <w:r>
        <w:rPr>
          <w:rFonts w:ascii="Cambria" w:hAnsi="Cambria"/>
          <w:bCs/>
          <w:sz w:val="22"/>
          <w:szCs w:val="20"/>
        </w:rPr>
        <w:t>, 2(4): 240-265.</w:t>
      </w:r>
    </w:p>
    <w:p w14:paraId="7B2F8B78" w14:textId="23D378F6" w:rsidR="00D81B50" w:rsidRPr="00FC379E" w:rsidRDefault="00D81B50" w:rsidP="00D81B50">
      <w:pPr>
        <w:spacing w:line="240" w:lineRule="exact"/>
        <w:ind w:left="520" w:hangingChars="236" w:hanging="520"/>
        <w:jc w:val="both"/>
        <w:rPr>
          <w:rFonts w:ascii="Cambria" w:hAnsi="Cambria"/>
          <w:bCs/>
          <w:sz w:val="22"/>
          <w:szCs w:val="20"/>
        </w:rPr>
      </w:pPr>
      <w:r w:rsidRPr="003C442A">
        <w:rPr>
          <w:rFonts w:ascii="Cambria" w:hAnsi="Cambria"/>
          <w:b/>
          <w:sz w:val="22"/>
          <w:szCs w:val="20"/>
          <w:u w:val="single"/>
        </w:rPr>
        <w:t>Liao, Yu-Kai</w:t>
      </w:r>
      <w:r>
        <w:rPr>
          <w:rFonts w:ascii="Cambria" w:hAnsi="Cambria"/>
          <w:bCs/>
          <w:sz w:val="22"/>
          <w:szCs w:val="20"/>
        </w:rPr>
        <w:t xml:space="preserve"> (</w:t>
      </w:r>
      <w:r>
        <w:rPr>
          <w:rFonts w:ascii="Cambria" w:hAnsi="Cambria" w:hint="eastAsia"/>
          <w:bCs/>
          <w:sz w:val="22"/>
          <w:szCs w:val="20"/>
        </w:rPr>
        <w:t>2</w:t>
      </w:r>
      <w:r>
        <w:rPr>
          <w:rFonts w:ascii="Cambria" w:hAnsi="Cambria"/>
          <w:bCs/>
          <w:sz w:val="22"/>
          <w:szCs w:val="20"/>
        </w:rPr>
        <w:t xml:space="preserve">023) Shrimp in </w:t>
      </w:r>
      <w:r>
        <w:rPr>
          <w:rFonts w:ascii="Cambria" w:hAnsi="Cambria" w:hint="eastAsia"/>
          <w:bCs/>
          <w:sz w:val="22"/>
          <w:szCs w:val="20"/>
        </w:rPr>
        <w:t>L</w:t>
      </w:r>
      <w:r>
        <w:rPr>
          <w:rFonts w:ascii="Cambria" w:hAnsi="Cambria"/>
          <w:bCs/>
          <w:sz w:val="22"/>
          <w:szCs w:val="20"/>
        </w:rPr>
        <w:t xml:space="preserve">abs: Biosecurity and </w:t>
      </w:r>
      <w:r>
        <w:rPr>
          <w:rFonts w:ascii="Cambria" w:hAnsi="Cambria" w:hint="eastAsia"/>
          <w:bCs/>
          <w:sz w:val="22"/>
          <w:szCs w:val="20"/>
        </w:rPr>
        <w:t>H</w:t>
      </w:r>
      <w:r>
        <w:rPr>
          <w:rFonts w:ascii="Cambria" w:hAnsi="Cambria"/>
          <w:bCs/>
          <w:sz w:val="22"/>
          <w:szCs w:val="20"/>
        </w:rPr>
        <w:t>ydro-</w:t>
      </w:r>
      <w:r>
        <w:rPr>
          <w:rFonts w:ascii="Cambria" w:hAnsi="Cambria" w:hint="eastAsia"/>
          <w:bCs/>
          <w:sz w:val="22"/>
          <w:szCs w:val="20"/>
        </w:rPr>
        <w:t>S</w:t>
      </w:r>
      <w:r>
        <w:rPr>
          <w:rFonts w:ascii="Cambria" w:hAnsi="Cambria"/>
          <w:bCs/>
          <w:sz w:val="22"/>
          <w:szCs w:val="20"/>
        </w:rPr>
        <w:t xml:space="preserve">ocial Life. </w:t>
      </w:r>
      <w:r w:rsidRPr="00B53ED3">
        <w:rPr>
          <w:rFonts w:ascii="Cambria" w:hAnsi="Cambria"/>
          <w:bCs/>
          <w:i/>
          <w:iCs/>
          <w:sz w:val="22"/>
          <w:szCs w:val="20"/>
        </w:rPr>
        <w:t>Environment and Planning E: Nature and Space</w:t>
      </w:r>
      <w:r>
        <w:rPr>
          <w:rFonts w:ascii="Cambria" w:hAnsi="Cambria"/>
          <w:bCs/>
          <w:sz w:val="22"/>
          <w:szCs w:val="20"/>
        </w:rPr>
        <w:t xml:space="preserve">, </w:t>
      </w:r>
      <w:r>
        <w:rPr>
          <w:rFonts w:ascii="Cambria" w:hAnsi="Cambria" w:hint="eastAsia"/>
          <w:bCs/>
          <w:sz w:val="22"/>
          <w:szCs w:val="20"/>
        </w:rPr>
        <w:t>7</w:t>
      </w:r>
      <w:r>
        <w:rPr>
          <w:rFonts w:ascii="Cambria" w:hAnsi="Cambria"/>
          <w:bCs/>
          <w:sz w:val="22"/>
          <w:szCs w:val="20"/>
        </w:rPr>
        <w:t>(</w:t>
      </w:r>
      <w:r>
        <w:rPr>
          <w:rFonts w:ascii="Cambria" w:hAnsi="Cambria" w:hint="eastAsia"/>
          <w:bCs/>
          <w:sz w:val="22"/>
          <w:szCs w:val="20"/>
        </w:rPr>
        <w:t>1</w:t>
      </w:r>
      <w:r>
        <w:rPr>
          <w:rFonts w:ascii="Cambria" w:hAnsi="Cambria"/>
          <w:bCs/>
          <w:sz w:val="22"/>
          <w:szCs w:val="20"/>
        </w:rPr>
        <w:t xml:space="preserve">): </w:t>
      </w:r>
      <w:r>
        <w:rPr>
          <w:rFonts w:ascii="Cambria" w:hAnsi="Cambria" w:hint="eastAsia"/>
          <w:bCs/>
          <w:sz w:val="22"/>
          <w:szCs w:val="20"/>
        </w:rPr>
        <w:t>141-165</w:t>
      </w:r>
      <w:r>
        <w:rPr>
          <w:rFonts w:ascii="Cambria" w:hAnsi="Cambria"/>
          <w:bCs/>
          <w:sz w:val="22"/>
          <w:szCs w:val="20"/>
        </w:rPr>
        <w:t>.</w:t>
      </w:r>
      <w:del w:id="3" w:author="Yu-Kai Liao" w:date="2025-11-18T14:21:00Z">
        <w:r w:rsidRPr="003D5524" w:rsidDel="001A2898">
          <w:rPr>
            <w:rFonts w:ascii="Cambria" w:hAnsi="Cambria"/>
            <w:bCs/>
            <w:sz w:val="22"/>
            <w:szCs w:val="20"/>
          </w:rPr>
          <w:delText xml:space="preserve"> </w:delText>
        </w:r>
        <w:r w:rsidDel="001A2898">
          <w:rPr>
            <w:rFonts w:ascii="Cambria" w:hAnsi="Cambria"/>
            <w:bCs/>
            <w:sz w:val="22"/>
            <w:szCs w:val="20"/>
          </w:rPr>
          <w:delText>(SSCI)</w:delText>
        </w:r>
      </w:del>
    </w:p>
    <w:p w14:paraId="6A066E22" w14:textId="02D43B0E" w:rsidR="00D81B50" w:rsidRPr="00881EEE" w:rsidRDefault="00D81B50" w:rsidP="00D81B50">
      <w:pPr>
        <w:spacing w:line="240" w:lineRule="exact"/>
        <w:ind w:left="519" w:hangingChars="236" w:hanging="519"/>
        <w:jc w:val="both"/>
        <w:rPr>
          <w:rFonts w:ascii="Cambria" w:hAnsi="Cambria"/>
          <w:b/>
          <w:sz w:val="22"/>
          <w:szCs w:val="20"/>
          <w:u w:val="single"/>
        </w:rPr>
      </w:pPr>
      <w:r w:rsidRPr="00881EEE">
        <w:rPr>
          <w:rFonts w:ascii="Cambria" w:hAnsi="Cambria"/>
          <w:bCs/>
          <w:sz w:val="22"/>
          <w:szCs w:val="20"/>
        </w:rPr>
        <w:t>Hong</w:t>
      </w:r>
      <w:r>
        <w:rPr>
          <w:rFonts w:ascii="Cambria" w:hAnsi="Cambria"/>
          <w:bCs/>
          <w:sz w:val="22"/>
          <w:szCs w:val="20"/>
        </w:rPr>
        <w:t xml:space="preserve">, </w:t>
      </w:r>
      <w:r>
        <w:rPr>
          <w:rFonts w:ascii="Cambria" w:hAnsi="Cambria" w:hint="eastAsia"/>
          <w:bCs/>
          <w:sz w:val="22"/>
          <w:szCs w:val="20"/>
        </w:rPr>
        <w:t>D</w:t>
      </w:r>
      <w:r>
        <w:rPr>
          <w:rFonts w:ascii="Cambria" w:hAnsi="Cambria"/>
          <w:bCs/>
          <w:sz w:val="22"/>
          <w:szCs w:val="20"/>
        </w:rPr>
        <w:t>ong-Li</w:t>
      </w:r>
      <w:r w:rsidRPr="00881EEE">
        <w:rPr>
          <w:rFonts w:ascii="Cambria" w:hAnsi="Cambria"/>
          <w:bCs/>
          <w:sz w:val="22"/>
          <w:szCs w:val="20"/>
        </w:rPr>
        <w:t xml:space="preserve">, </w:t>
      </w:r>
      <w:proofErr w:type="spellStart"/>
      <w:r w:rsidRPr="00881EEE">
        <w:rPr>
          <w:rFonts w:ascii="Cambria" w:hAnsi="Cambria"/>
          <w:bCs/>
          <w:sz w:val="22"/>
          <w:szCs w:val="20"/>
        </w:rPr>
        <w:t>Shiuh</w:t>
      </w:r>
      <w:proofErr w:type="spellEnd"/>
      <w:r w:rsidRPr="00881EEE">
        <w:rPr>
          <w:rFonts w:ascii="Cambria" w:hAnsi="Cambria"/>
          <w:bCs/>
          <w:sz w:val="22"/>
          <w:szCs w:val="20"/>
        </w:rPr>
        <w:t xml:space="preserve">-Shen </w:t>
      </w:r>
      <w:proofErr w:type="spellStart"/>
      <w:r w:rsidRPr="00881EEE">
        <w:rPr>
          <w:rFonts w:ascii="Cambria" w:hAnsi="Cambria"/>
          <w:bCs/>
          <w:sz w:val="22"/>
          <w:szCs w:val="20"/>
        </w:rPr>
        <w:t>Chien</w:t>
      </w:r>
      <w:proofErr w:type="spellEnd"/>
      <w:r w:rsidRPr="00881EEE">
        <w:rPr>
          <w:rFonts w:ascii="Cambria" w:hAnsi="Cambria"/>
          <w:bCs/>
          <w:sz w:val="22"/>
          <w:szCs w:val="20"/>
        </w:rPr>
        <w:t xml:space="preserve"> and </w:t>
      </w:r>
      <w:r w:rsidRPr="00881EEE">
        <w:rPr>
          <w:rFonts w:ascii="Cambria" w:hAnsi="Cambria"/>
          <w:b/>
          <w:sz w:val="22"/>
          <w:szCs w:val="20"/>
          <w:u w:val="single"/>
        </w:rPr>
        <w:t>Yu-Kai Liao</w:t>
      </w:r>
      <w:r w:rsidRPr="00881EEE">
        <w:rPr>
          <w:rFonts w:ascii="Cambria" w:hAnsi="Cambria"/>
          <w:bCs/>
          <w:sz w:val="22"/>
          <w:szCs w:val="20"/>
        </w:rPr>
        <w:t xml:space="preserve"> (20</w:t>
      </w:r>
      <w:r>
        <w:rPr>
          <w:rFonts w:ascii="Cambria" w:hAnsi="Cambria"/>
          <w:bCs/>
          <w:sz w:val="22"/>
          <w:szCs w:val="20"/>
        </w:rPr>
        <w:t>20</w:t>
      </w:r>
      <w:r w:rsidRPr="00881EEE">
        <w:rPr>
          <w:rFonts w:ascii="Cambria" w:hAnsi="Cambria"/>
          <w:bCs/>
          <w:sz w:val="22"/>
          <w:szCs w:val="20"/>
        </w:rPr>
        <w:t xml:space="preserve">) Green Developmentalism and Trade-offs between Natural Preservation and Environmental Exploitation in China. </w:t>
      </w:r>
      <w:r w:rsidRPr="00881EEE">
        <w:rPr>
          <w:rFonts w:ascii="Cambria" w:hAnsi="Cambria"/>
          <w:bCs/>
          <w:i/>
          <w:iCs/>
          <w:sz w:val="22"/>
          <w:szCs w:val="20"/>
        </w:rPr>
        <w:t>Environment and Planning E: Nature and Space</w:t>
      </w:r>
      <w:r>
        <w:rPr>
          <w:rFonts w:ascii="Cambria" w:hAnsi="Cambria"/>
          <w:bCs/>
          <w:sz w:val="22"/>
          <w:szCs w:val="20"/>
        </w:rPr>
        <w:t>, 3(3): 688-705</w:t>
      </w:r>
      <w:r w:rsidRPr="00881EEE">
        <w:rPr>
          <w:rFonts w:ascii="Cambria" w:hAnsi="Cambria"/>
          <w:bCs/>
          <w:sz w:val="22"/>
          <w:szCs w:val="20"/>
        </w:rPr>
        <w:t>.</w:t>
      </w:r>
      <w:r>
        <w:rPr>
          <w:rFonts w:ascii="Cambria" w:hAnsi="Cambria"/>
          <w:bCs/>
          <w:sz w:val="22"/>
          <w:szCs w:val="20"/>
        </w:rPr>
        <w:t xml:space="preserve"> </w:t>
      </w:r>
      <w:del w:id="4" w:author="Yu-Kai Liao" w:date="2025-11-18T14:21:00Z">
        <w:r w:rsidDel="001A2898">
          <w:rPr>
            <w:rFonts w:ascii="Cambria" w:hAnsi="Cambria"/>
            <w:bCs/>
            <w:sz w:val="22"/>
            <w:szCs w:val="20"/>
          </w:rPr>
          <w:delText>(SSCI)</w:delText>
        </w:r>
      </w:del>
    </w:p>
    <w:p w14:paraId="13BBEBCA" w14:textId="77777777" w:rsidR="00D81B50" w:rsidRPr="00881EEE" w:rsidRDefault="00D81B50" w:rsidP="00D81B50">
      <w:pPr>
        <w:spacing w:line="240" w:lineRule="exact"/>
        <w:ind w:left="520" w:hangingChars="236" w:hanging="520"/>
        <w:jc w:val="both"/>
        <w:rPr>
          <w:rFonts w:ascii="Cambria" w:hAnsi="Cambria"/>
          <w:b/>
          <w:sz w:val="22"/>
          <w:szCs w:val="20"/>
          <w:u w:val="single"/>
        </w:rPr>
      </w:pPr>
      <w:r>
        <w:rPr>
          <w:rFonts w:ascii="Cambria" w:hAnsi="Cambria" w:hint="eastAsia"/>
          <w:b/>
          <w:sz w:val="22"/>
          <w:szCs w:val="20"/>
          <w:u w:val="single"/>
        </w:rPr>
        <w:t>廖昱凱</w:t>
      </w:r>
      <w:r>
        <w:rPr>
          <w:rFonts w:ascii="Cambria" w:hAnsi="Cambria" w:hint="eastAsia"/>
          <w:bCs/>
          <w:sz w:val="22"/>
          <w:szCs w:val="20"/>
        </w:rPr>
        <w:t>、簡旭伸</w:t>
      </w:r>
      <w:r w:rsidRPr="00881EEE">
        <w:rPr>
          <w:rFonts w:ascii="Cambria" w:hAnsi="Cambria"/>
          <w:bCs/>
          <w:sz w:val="22"/>
          <w:szCs w:val="20"/>
        </w:rPr>
        <w:t xml:space="preserve">(2019) </w:t>
      </w:r>
      <w:r w:rsidRPr="00916705">
        <w:rPr>
          <w:rFonts w:ascii="Cambria" w:hAnsi="Cambria"/>
          <w:bCs/>
          <w:sz w:val="22"/>
          <w:szCs w:val="20"/>
        </w:rPr>
        <w:tab/>
      </w:r>
      <w:r w:rsidRPr="00916705">
        <w:rPr>
          <w:rFonts w:ascii="Cambria" w:hAnsi="Cambria" w:hint="eastAsia"/>
          <w:bCs/>
          <w:sz w:val="22"/>
          <w:szCs w:val="20"/>
        </w:rPr>
        <w:t>地理學中的量體轉向：領土立體化、地球物理政治與環境中的情感氛圍</w:t>
      </w:r>
      <w:r>
        <w:rPr>
          <w:rFonts w:ascii="Cambria" w:hAnsi="Cambria" w:hint="eastAsia"/>
          <w:bCs/>
          <w:sz w:val="22"/>
          <w:szCs w:val="20"/>
        </w:rPr>
        <w:t>。</w:t>
      </w:r>
      <w:r>
        <w:rPr>
          <w:rFonts w:ascii="Cambria" w:hAnsi="Cambria" w:hint="eastAsia"/>
          <w:bCs/>
          <w:i/>
          <w:iCs/>
          <w:sz w:val="22"/>
          <w:szCs w:val="20"/>
        </w:rPr>
        <w:t>地理學報</w:t>
      </w:r>
      <w:r w:rsidRPr="00881EEE">
        <w:rPr>
          <w:rFonts w:ascii="Cambria" w:hAnsi="Cambria"/>
          <w:bCs/>
          <w:sz w:val="22"/>
          <w:szCs w:val="20"/>
        </w:rPr>
        <w:t xml:space="preserve"> 92: 1-29</w:t>
      </w:r>
      <w:r>
        <w:rPr>
          <w:rFonts w:ascii="Cambria" w:hAnsi="Cambria" w:hint="eastAsia"/>
          <w:bCs/>
          <w:sz w:val="22"/>
          <w:szCs w:val="20"/>
        </w:rPr>
        <w:t>。</w:t>
      </w:r>
      <w:r>
        <w:rPr>
          <w:rFonts w:ascii="Cambria" w:hAnsi="Cambria" w:hint="eastAsia"/>
          <w:bCs/>
          <w:sz w:val="22"/>
          <w:szCs w:val="20"/>
        </w:rPr>
        <w:t>(TSSCI</w:t>
      </w:r>
      <w:r>
        <w:rPr>
          <w:rFonts w:ascii="Cambria" w:hAnsi="Cambria" w:hint="eastAsia"/>
          <w:bCs/>
          <w:sz w:val="22"/>
          <w:szCs w:val="20"/>
        </w:rPr>
        <w:t>一級期刊，第一作者</w:t>
      </w:r>
      <w:r>
        <w:rPr>
          <w:rFonts w:ascii="Cambria" w:hAnsi="Cambria" w:hint="eastAsia"/>
          <w:bCs/>
          <w:sz w:val="22"/>
          <w:szCs w:val="20"/>
        </w:rPr>
        <w:t>)</w:t>
      </w:r>
    </w:p>
    <w:p w14:paraId="2B516B44" w14:textId="67D9CE10" w:rsidR="00D81B50" w:rsidRPr="009F7F9F" w:rsidRDefault="00D81B50" w:rsidP="00D81B50">
      <w:pPr>
        <w:spacing w:line="240" w:lineRule="exact"/>
        <w:ind w:left="520" w:hangingChars="236" w:hanging="520"/>
        <w:jc w:val="both"/>
        <w:rPr>
          <w:rFonts w:ascii="Cambria" w:hAnsi="Cambria"/>
          <w:b/>
          <w:sz w:val="22"/>
          <w:szCs w:val="20"/>
          <w:u w:val="single"/>
        </w:rPr>
      </w:pPr>
      <w:r>
        <w:rPr>
          <w:rFonts w:ascii="Cambria" w:hAnsi="Cambria" w:hint="eastAsia"/>
          <w:b/>
          <w:sz w:val="22"/>
          <w:szCs w:val="20"/>
          <w:u w:val="single"/>
        </w:rPr>
        <w:t>廖昱凱</w:t>
      </w:r>
      <w:r w:rsidRPr="00881EEE">
        <w:rPr>
          <w:rFonts w:ascii="Cambria" w:hAnsi="Cambria"/>
          <w:sz w:val="22"/>
          <w:szCs w:val="20"/>
        </w:rPr>
        <w:t xml:space="preserve"> (2017) </w:t>
      </w:r>
      <w:r w:rsidRPr="00916705">
        <w:rPr>
          <w:rFonts w:ascii="Cambria" w:hAnsi="Cambria" w:hint="eastAsia"/>
          <w:sz w:val="22"/>
          <w:szCs w:val="20"/>
        </w:rPr>
        <w:t>點石成金－事業電子廢棄物與貴金屬回收的市場化分析</w:t>
      </w:r>
      <w:r>
        <w:rPr>
          <w:rFonts w:ascii="Cambria" w:hAnsi="Cambria" w:hint="eastAsia"/>
          <w:sz w:val="22"/>
          <w:szCs w:val="20"/>
        </w:rPr>
        <w:t>。</w:t>
      </w:r>
      <w:r>
        <w:rPr>
          <w:rFonts w:ascii="Cambria" w:hAnsi="Cambria" w:hint="eastAsia"/>
          <w:i/>
          <w:sz w:val="22"/>
          <w:szCs w:val="20"/>
        </w:rPr>
        <w:t>地理學報</w:t>
      </w:r>
      <w:r>
        <w:rPr>
          <w:rFonts w:ascii="Cambria" w:hAnsi="Cambria" w:hint="eastAsia"/>
          <w:sz w:val="22"/>
          <w:szCs w:val="20"/>
        </w:rPr>
        <w:t>。</w:t>
      </w:r>
      <w:r w:rsidRPr="00881EEE">
        <w:rPr>
          <w:rFonts w:ascii="Cambria" w:hAnsi="Cambria"/>
          <w:sz w:val="22"/>
          <w:szCs w:val="20"/>
        </w:rPr>
        <w:t>85: 47-71</w:t>
      </w:r>
      <w:r>
        <w:rPr>
          <w:rFonts w:ascii="Cambria" w:hAnsi="Cambria" w:hint="eastAsia"/>
          <w:sz w:val="22"/>
          <w:szCs w:val="20"/>
        </w:rPr>
        <w:t>。</w:t>
      </w:r>
      <w:del w:id="5" w:author="Yu-Kai Liao" w:date="2025-11-18T14:21:00Z">
        <w:r w:rsidDel="001A2898">
          <w:rPr>
            <w:rFonts w:ascii="Cambria" w:hAnsi="Cambria" w:hint="eastAsia"/>
            <w:bCs/>
            <w:sz w:val="22"/>
            <w:szCs w:val="20"/>
          </w:rPr>
          <w:delText>(TSSCI</w:delText>
        </w:r>
        <w:r w:rsidDel="001A2898">
          <w:rPr>
            <w:rFonts w:ascii="Cambria" w:hAnsi="Cambria" w:hint="eastAsia"/>
            <w:bCs/>
            <w:sz w:val="22"/>
            <w:szCs w:val="20"/>
          </w:rPr>
          <w:delText>一級期刊</w:delText>
        </w:r>
        <w:r w:rsidDel="001A2898">
          <w:rPr>
            <w:rFonts w:ascii="Cambria" w:hAnsi="Cambria" w:hint="eastAsia"/>
            <w:bCs/>
            <w:sz w:val="22"/>
            <w:szCs w:val="20"/>
          </w:rPr>
          <w:delText>)</w:delText>
        </w:r>
      </w:del>
    </w:p>
    <w:p w14:paraId="6D8CE319" w14:textId="0FB30019" w:rsidR="00D81B50" w:rsidRDefault="00D81B50" w:rsidP="00D81B50">
      <w:pPr>
        <w:spacing w:line="240" w:lineRule="exact"/>
        <w:ind w:left="519" w:hangingChars="236" w:hanging="519"/>
        <w:jc w:val="both"/>
        <w:rPr>
          <w:rFonts w:ascii="Cambria" w:hAnsi="Cambria"/>
          <w:bCs/>
          <w:sz w:val="22"/>
          <w:szCs w:val="20"/>
        </w:rPr>
      </w:pPr>
      <w:r>
        <w:rPr>
          <w:rFonts w:ascii="Cambria" w:hAnsi="Cambria" w:hint="eastAsia"/>
          <w:sz w:val="22"/>
          <w:szCs w:val="20"/>
        </w:rPr>
        <w:t>盧鏡臣、周素卿、</w:t>
      </w:r>
      <w:r w:rsidRPr="00D53F82">
        <w:rPr>
          <w:rFonts w:ascii="Cambria" w:hAnsi="Cambria" w:hint="eastAsia"/>
          <w:b/>
          <w:bCs/>
          <w:sz w:val="22"/>
          <w:szCs w:val="20"/>
          <w:u w:val="single"/>
        </w:rPr>
        <w:t>廖昱凱</w:t>
      </w:r>
      <w:r w:rsidRPr="00881EEE">
        <w:rPr>
          <w:rFonts w:ascii="Cambria" w:hAnsi="Cambria"/>
          <w:sz w:val="22"/>
          <w:szCs w:val="20"/>
        </w:rPr>
        <w:t xml:space="preserve"> (2015)</w:t>
      </w:r>
      <w:r w:rsidRPr="00916705">
        <w:rPr>
          <w:rFonts w:hint="eastAsia"/>
        </w:rPr>
        <w:t xml:space="preserve"> </w:t>
      </w:r>
      <w:r w:rsidRPr="00916705">
        <w:rPr>
          <w:rFonts w:ascii="Cambria" w:hAnsi="Cambria" w:hint="eastAsia"/>
          <w:sz w:val="22"/>
          <w:szCs w:val="20"/>
        </w:rPr>
        <w:t>落差與接軌？從國際發展看台灣的都市氣候治理與研究</w:t>
      </w:r>
      <w:r>
        <w:rPr>
          <w:rFonts w:ascii="Cambria" w:hAnsi="Cambria" w:hint="eastAsia"/>
          <w:sz w:val="22"/>
          <w:szCs w:val="20"/>
        </w:rPr>
        <w:t>。</w:t>
      </w:r>
      <w:r>
        <w:rPr>
          <w:rFonts w:ascii="Cambria" w:hAnsi="Cambria" w:hint="eastAsia"/>
          <w:i/>
          <w:sz w:val="22"/>
          <w:szCs w:val="20"/>
        </w:rPr>
        <w:t>都市與計劃</w:t>
      </w:r>
      <w:r>
        <w:rPr>
          <w:rFonts w:ascii="Cambria" w:hAnsi="Cambria" w:hint="eastAsia"/>
          <w:sz w:val="22"/>
          <w:szCs w:val="20"/>
        </w:rPr>
        <w:t>。</w:t>
      </w:r>
      <w:r w:rsidRPr="00881EEE">
        <w:rPr>
          <w:rFonts w:ascii="Cambria" w:hAnsi="Cambria"/>
          <w:sz w:val="22"/>
          <w:szCs w:val="20"/>
        </w:rPr>
        <w:t>42(1): 7-38</w:t>
      </w:r>
      <w:r>
        <w:rPr>
          <w:rFonts w:ascii="Cambria" w:hAnsi="Cambria" w:hint="eastAsia"/>
          <w:sz w:val="22"/>
          <w:szCs w:val="20"/>
        </w:rPr>
        <w:t>。</w:t>
      </w:r>
      <w:del w:id="6" w:author="Yu-Kai Liao" w:date="2025-11-18T14:21:00Z">
        <w:r w:rsidDel="001A2898">
          <w:rPr>
            <w:rFonts w:ascii="Cambria" w:hAnsi="Cambria" w:hint="eastAsia"/>
            <w:bCs/>
            <w:sz w:val="22"/>
            <w:szCs w:val="20"/>
          </w:rPr>
          <w:delText>(TSSCI</w:delText>
        </w:r>
        <w:r w:rsidDel="001A2898">
          <w:rPr>
            <w:rFonts w:ascii="Cambria" w:hAnsi="Cambria" w:hint="eastAsia"/>
            <w:bCs/>
            <w:sz w:val="22"/>
            <w:szCs w:val="20"/>
          </w:rPr>
          <w:delText>一級期刊</w:delText>
        </w:r>
        <w:r w:rsidDel="001A2898">
          <w:rPr>
            <w:rFonts w:ascii="Cambria" w:hAnsi="Cambria" w:hint="eastAsia"/>
            <w:bCs/>
            <w:sz w:val="22"/>
            <w:szCs w:val="20"/>
          </w:rPr>
          <w:delText>)</w:delText>
        </w:r>
      </w:del>
    </w:p>
    <w:p w14:paraId="4CD0792D" w14:textId="48C5D80E" w:rsidR="00D21B1C" w:rsidRDefault="00D21B1C">
      <w:pPr>
        <w:rPr>
          <w:ins w:id="7" w:author="Yu-Kai Liao" w:date="2025-11-18T14:31:00Z"/>
        </w:rPr>
      </w:pPr>
    </w:p>
    <w:p w14:paraId="68FE6F0B" w14:textId="0ADEE780" w:rsidR="00592063" w:rsidRDefault="00592063">
      <w:pPr>
        <w:rPr>
          <w:ins w:id="8" w:author="Yu-Kai Liao" w:date="2025-11-18T14:31:00Z"/>
        </w:rPr>
      </w:pPr>
      <w:ins w:id="9" w:author="Yu-Kai Liao" w:date="2025-11-18T14:31:00Z">
        <w:r>
          <w:rPr>
            <w:rFonts w:hint="eastAsia"/>
          </w:rPr>
          <w:t>B</w:t>
        </w:r>
        <w:r>
          <w:t>ook chapter</w:t>
        </w:r>
      </w:ins>
    </w:p>
    <w:p w14:paraId="7AAA4649" w14:textId="77777777" w:rsidR="00592063" w:rsidRPr="009F7F9F" w:rsidRDefault="00592063" w:rsidP="00592063">
      <w:pPr>
        <w:spacing w:line="240" w:lineRule="exact"/>
        <w:ind w:left="565" w:hangingChars="257" w:hanging="565"/>
        <w:jc w:val="both"/>
        <w:rPr>
          <w:ins w:id="10" w:author="Yu-Kai Liao" w:date="2025-11-18T14:31:00Z"/>
          <w:rFonts w:ascii="Cambria" w:hAnsi="Cambria"/>
          <w:sz w:val="22"/>
          <w:szCs w:val="20"/>
        </w:rPr>
      </w:pPr>
      <w:ins w:id="11" w:author="Yu-Kai Liao" w:date="2025-11-18T14:31:00Z">
        <w:r w:rsidRPr="009F7F9F">
          <w:rPr>
            <w:rFonts w:ascii="Cambria" w:hAnsi="Cambria"/>
            <w:sz w:val="22"/>
            <w:szCs w:val="20"/>
          </w:rPr>
          <w:t>Hsu, Jinn-</w:t>
        </w:r>
        <w:proofErr w:type="spellStart"/>
        <w:r w:rsidRPr="009F7F9F">
          <w:rPr>
            <w:rFonts w:ascii="Cambria" w:hAnsi="Cambria"/>
            <w:sz w:val="22"/>
            <w:szCs w:val="20"/>
          </w:rPr>
          <w:t>Yuh</w:t>
        </w:r>
        <w:proofErr w:type="spellEnd"/>
        <w:r w:rsidRPr="009F7F9F">
          <w:rPr>
            <w:rFonts w:ascii="Cambria" w:hAnsi="Cambria"/>
            <w:sz w:val="22"/>
            <w:szCs w:val="20"/>
          </w:rPr>
          <w:t xml:space="preserve"> and </w:t>
        </w:r>
        <w:r w:rsidRPr="009F7F9F">
          <w:rPr>
            <w:rFonts w:ascii="Cambria" w:hAnsi="Cambria"/>
            <w:b/>
            <w:sz w:val="22"/>
            <w:szCs w:val="20"/>
            <w:u w:val="single"/>
          </w:rPr>
          <w:t>Yu-Kai Liao</w:t>
        </w:r>
        <w:r w:rsidRPr="009F7F9F">
          <w:rPr>
            <w:rFonts w:ascii="Cambria" w:hAnsi="Cambria"/>
            <w:sz w:val="22"/>
            <w:szCs w:val="20"/>
          </w:rPr>
          <w:t xml:space="preserve"> (2017) Path Dependence. In D. Richardson, N. </w:t>
        </w:r>
        <w:proofErr w:type="spellStart"/>
        <w:r w:rsidRPr="009F7F9F">
          <w:rPr>
            <w:rFonts w:ascii="Cambria" w:hAnsi="Cambria"/>
            <w:sz w:val="22"/>
            <w:szCs w:val="20"/>
          </w:rPr>
          <w:t>Castree</w:t>
        </w:r>
        <w:proofErr w:type="spellEnd"/>
        <w:r w:rsidRPr="009F7F9F">
          <w:rPr>
            <w:rFonts w:ascii="Cambria" w:hAnsi="Cambria"/>
            <w:sz w:val="22"/>
            <w:szCs w:val="20"/>
          </w:rPr>
          <w:t xml:space="preserve">, M. Goodchild, W. Liu, A. Kobayashi &amp; R. Marston (eds) </w:t>
        </w:r>
        <w:r w:rsidRPr="009F7F9F">
          <w:rPr>
            <w:rFonts w:ascii="Cambria" w:hAnsi="Cambria"/>
            <w:i/>
            <w:sz w:val="22"/>
            <w:szCs w:val="20"/>
          </w:rPr>
          <w:t xml:space="preserve">The Wiley-AAG international </w:t>
        </w:r>
        <w:proofErr w:type="spellStart"/>
        <w:r w:rsidRPr="009F7F9F">
          <w:rPr>
            <w:rFonts w:ascii="Cambria" w:hAnsi="Cambria"/>
            <w:i/>
            <w:sz w:val="22"/>
            <w:szCs w:val="20"/>
          </w:rPr>
          <w:t>encyclopedia</w:t>
        </w:r>
        <w:proofErr w:type="spellEnd"/>
        <w:r w:rsidRPr="009F7F9F">
          <w:rPr>
            <w:rFonts w:ascii="Cambria" w:hAnsi="Cambria"/>
            <w:i/>
            <w:sz w:val="22"/>
            <w:szCs w:val="20"/>
          </w:rPr>
          <w:t xml:space="preserve"> of geography</w:t>
        </w:r>
        <w:r w:rsidRPr="009F7F9F">
          <w:rPr>
            <w:rFonts w:ascii="Cambria" w:hAnsi="Cambria"/>
            <w:sz w:val="22"/>
            <w:szCs w:val="20"/>
          </w:rPr>
          <w:t>. Oxford: Wiley-Blackwell.</w:t>
        </w:r>
      </w:ins>
    </w:p>
    <w:p w14:paraId="2463C808" w14:textId="22FDAD08" w:rsidR="00592063" w:rsidRDefault="00592063">
      <w:pPr>
        <w:rPr>
          <w:ins w:id="12" w:author="Yu-Kai Liao" w:date="2025-11-18T14:31:00Z"/>
        </w:rPr>
      </w:pPr>
    </w:p>
    <w:p w14:paraId="78E3C260" w14:textId="7C1A5B94" w:rsidR="00592063" w:rsidRDefault="00592063">
      <w:pPr>
        <w:rPr>
          <w:ins w:id="13" w:author="Yu-Kai Liao" w:date="2025-11-18T14:31:00Z"/>
        </w:rPr>
      </w:pPr>
      <w:ins w:id="14" w:author="Yu-Kai Liao" w:date="2025-11-18T14:31:00Z">
        <w:r>
          <w:rPr>
            <w:rFonts w:hint="eastAsia"/>
          </w:rPr>
          <w:t>Bo</w:t>
        </w:r>
        <w:r>
          <w:t>ok reviews</w:t>
        </w:r>
      </w:ins>
    </w:p>
    <w:p w14:paraId="1FBC8FED" w14:textId="77777777" w:rsidR="00592063" w:rsidRDefault="00592063" w:rsidP="00592063">
      <w:pPr>
        <w:spacing w:line="240" w:lineRule="exact"/>
        <w:ind w:left="566" w:hangingChars="257" w:hanging="566"/>
        <w:jc w:val="both"/>
        <w:rPr>
          <w:ins w:id="15" w:author="Yu-Kai Liao" w:date="2025-11-18T14:31:00Z"/>
          <w:rFonts w:ascii="Cambria" w:hAnsi="Cambria"/>
          <w:sz w:val="22"/>
        </w:rPr>
      </w:pPr>
      <w:bookmarkStart w:id="16" w:name="_Hlk140695687"/>
      <w:ins w:id="17" w:author="Yu-Kai Liao" w:date="2025-11-18T14:31:00Z">
        <w:r>
          <w:rPr>
            <w:rFonts w:ascii="Cambria" w:hAnsi="Cambria" w:hint="eastAsia"/>
            <w:b/>
            <w:sz w:val="22"/>
            <w:u w:val="single"/>
          </w:rPr>
          <w:lastRenderedPageBreak/>
          <w:t>廖昱凱</w:t>
        </w:r>
        <w:r w:rsidRPr="008148E3">
          <w:rPr>
            <w:rFonts w:ascii="Cambria" w:hAnsi="Cambria"/>
            <w:sz w:val="22"/>
          </w:rPr>
          <w:t xml:space="preserve"> </w:t>
        </w:r>
        <w:r w:rsidRPr="00053BDD">
          <w:rPr>
            <w:rFonts w:ascii="Cambria" w:hAnsi="Cambria"/>
            <w:sz w:val="22"/>
          </w:rPr>
          <w:t xml:space="preserve">(2023) </w:t>
        </w:r>
        <w:r>
          <w:rPr>
            <w:rFonts w:ascii="Cambria" w:hAnsi="Cambria" w:hint="eastAsia"/>
            <w:sz w:val="22"/>
          </w:rPr>
          <w:t>書評</w:t>
        </w:r>
        <w:r>
          <w:rPr>
            <w:rFonts w:ascii="Cambria" w:hAnsi="Cambria"/>
            <w:sz w:val="22"/>
          </w:rPr>
          <w:t>: U</w:t>
        </w:r>
        <w:r w:rsidRPr="00053BDD">
          <w:rPr>
            <w:rFonts w:ascii="Cambria" w:hAnsi="Cambria"/>
            <w:sz w:val="22"/>
          </w:rPr>
          <w:t xml:space="preserve">nderflows: Queer Trans Ecologies and River Justice. Cleo </w:t>
        </w:r>
        <w:proofErr w:type="spellStart"/>
        <w:r w:rsidRPr="00053BDD">
          <w:rPr>
            <w:rFonts w:ascii="Cambria" w:hAnsi="Cambria"/>
            <w:sz w:val="22"/>
          </w:rPr>
          <w:t>Woelfle</w:t>
        </w:r>
        <w:proofErr w:type="spellEnd"/>
        <w:r w:rsidRPr="00053BDD">
          <w:rPr>
            <w:rFonts w:ascii="Cambria" w:hAnsi="Cambria"/>
            <w:sz w:val="22"/>
          </w:rPr>
          <w:t xml:space="preserve"> Hazard. 2022. Seattle, United States: University of Washington Press</w:t>
        </w:r>
        <w:r>
          <w:rPr>
            <w:rFonts w:ascii="Cambria" w:hAnsi="Cambria" w:hint="eastAsia"/>
            <w:sz w:val="22"/>
          </w:rPr>
          <w:t>。</w:t>
        </w:r>
        <w:r w:rsidRPr="009F7F9F">
          <w:rPr>
            <w:rFonts w:ascii="Cambria" w:hAnsi="Cambria" w:hint="eastAsia"/>
            <w:i/>
            <w:iCs/>
            <w:sz w:val="22"/>
          </w:rPr>
          <w:t>地理學報</w:t>
        </w:r>
        <w:r>
          <w:rPr>
            <w:rFonts w:ascii="Cambria" w:hAnsi="Cambria" w:hint="eastAsia"/>
            <w:sz w:val="22"/>
          </w:rPr>
          <w:t>。</w:t>
        </w:r>
        <w:r w:rsidRPr="00053BDD">
          <w:rPr>
            <w:rFonts w:ascii="Cambria" w:hAnsi="Cambria"/>
            <w:sz w:val="22"/>
          </w:rPr>
          <w:t xml:space="preserve"> </w:t>
        </w:r>
        <w:r>
          <w:rPr>
            <w:rFonts w:ascii="Cambria" w:hAnsi="Cambria"/>
            <w:sz w:val="22"/>
          </w:rPr>
          <w:t>104: 141-151</w:t>
        </w:r>
        <w:r>
          <w:rPr>
            <w:rFonts w:ascii="Cambria" w:hAnsi="Cambria" w:hint="eastAsia"/>
            <w:sz w:val="22"/>
          </w:rPr>
          <w:t>。</w:t>
        </w:r>
      </w:ins>
    </w:p>
    <w:p w14:paraId="5C0D48A9" w14:textId="77777777" w:rsidR="004941E9" w:rsidRDefault="004941E9" w:rsidP="004941E9">
      <w:pPr>
        <w:spacing w:line="240" w:lineRule="exact"/>
        <w:ind w:left="566" w:hangingChars="257" w:hanging="566"/>
        <w:rPr>
          <w:ins w:id="18" w:author="Yu-Kai Liao" w:date="2025-11-18T14:42:00Z"/>
          <w:rFonts w:ascii="Cambria" w:hAnsi="Cambria"/>
          <w:b/>
          <w:sz w:val="22"/>
          <w:u w:val="single"/>
        </w:rPr>
      </w:pPr>
      <w:commentRangeStart w:id="19"/>
      <w:ins w:id="20" w:author="Yu-Kai Liao" w:date="2025-11-18T14:42:00Z">
        <w:r>
          <w:rPr>
            <w:rFonts w:ascii="Cambria" w:hAnsi="Cambria" w:hint="eastAsia"/>
            <w:b/>
            <w:sz w:val="22"/>
            <w:u w:val="single"/>
          </w:rPr>
          <w:t>廖昱凱</w:t>
        </w:r>
        <w:r w:rsidRPr="008148E3">
          <w:rPr>
            <w:rFonts w:ascii="Cambria" w:hAnsi="Cambria"/>
            <w:sz w:val="22"/>
          </w:rPr>
          <w:t xml:space="preserve"> (</w:t>
        </w:r>
        <w:r>
          <w:rPr>
            <w:rFonts w:ascii="Cambria" w:hAnsi="Cambria" w:hint="eastAsia"/>
            <w:sz w:val="22"/>
          </w:rPr>
          <w:t>2</w:t>
        </w:r>
        <w:r>
          <w:rPr>
            <w:rFonts w:ascii="Cambria" w:hAnsi="Cambria"/>
            <w:sz w:val="22"/>
          </w:rPr>
          <w:t>02</w:t>
        </w:r>
        <w:r>
          <w:rPr>
            <w:rFonts w:ascii="Cambria" w:hAnsi="Cambria" w:hint="eastAsia"/>
            <w:sz w:val="22"/>
          </w:rPr>
          <w:t>1</w:t>
        </w:r>
        <w:r w:rsidRPr="008148E3">
          <w:rPr>
            <w:rFonts w:ascii="Cambria" w:hAnsi="Cambria"/>
            <w:sz w:val="22"/>
          </w:rPr>
          <w:t xml:space="preserve">) </w:t>
        </w:r>
        <w:r>
          <w:rPr>
            <w:rFonts w:ascii="Cambria" w:hAnsi="Cambria" w:hint="eastAsia"/>
            <w:sz w:val="22"/>
          </w:rPr>
          <w:t>書評：</w:t>
        </w:r>
        <w:r w:rsidRPr="00592063">
          <w:rPr>
            <w:rFonts w:ascii="Cambria" w:hAnsi="Cambria"/>
            <w:sz w:val="22"/>
          </w:rPr>
          <w:t>Pamela D. McElwee. Forests Are Gold: Trees, People, and Environmental Rule in Vietnam, Seattle, United States: University of Washington Press, 2016</w:t>
        </w:r>
        <w:r>
          <w:rPr>
            <w:rFonts w:ascii="Cambria" w:hAnsi="Cambria" w:hint="eastAsia"/>
            <w:sz w:val="22"/>
          </w:rPr>
          <w:t>。</w:t>
        </w:r>
        <w:r>
          <w:rPr>
            <w:rFonts w:ascii="Cambria" w:hAnsi="Cambria" w:hint="eastAsia"/>
            <w:i/>
            <w:iCs/>
            <w:sz w:val="22"/>
          </w:rPr>
          <w:t>Jo</w:t>
        </w:r>
        <w:r>
          <w:rPr>
            <w:rFonts w:ascii="Cambria" w:hAnsi="Cambria"/>
            <w:i/>
            <w:iCs/>
            <w:sz w:val="22"/>
          </w:rPr>
          <w:t>urnal of Viet Nam Hoc.</w:t>
        </w:r>
        <w:r>
          <w:rPr>
            <w:rFonts w:ascii="Cambria" w:hAnsi="Cambria" w:hint="eastAsia"/>
            <w:sz w:val="22"/>
          </w:rPr>
          <w:t xml:space="preserve"> </w:t>
        </w:r>
        <w:r>
          <w:rPr>
            <w:rFonts w:ascii="Cambria" w:hAnsi="Cambria"/>
            <w:iCs/>
            <w:sz w:val="22"/>
          </w:rPr>
          <w:t>2: 52-55.</w:t>
        </w:r>
        <w:commentRangeEnd w:id="19"/>
        <w:r>
          <w:rPr>
            <w:rStyle w:val="ae"/>
          </w:rPr>
          <w:commentReference w:id="19"/>
        </w:r>
      </w:ins>
    </w:p>
    <w:p w14:paraId="1FEA2C13" w14:textId="5DFEC9CF" w:rsidR="00592063" w:rsidRDefault="00592063" w:rsidP="00592063">
      <w:pPr>
        <w:spacing w:line="240" w:lineRule="exact"/>
        <w:ind w:left="566" w:hangingChars="257" w:hanging="566"/>
        <w:jc w:val="both"/>
        <w:rPr>
          <w:ins w:id="21" w:author="Yu-Kai Liao" w:date="2025-11-18T14:31:00Z"/>
          <w:rFonts w:ascii="Cambria" w:hAnsi="Cambria"/>
          <w:b/>
          <w:sz w:val="22"/>
          <w:u w:val="single"/>
        </w:rPr>
      </w:pPr>
      <w:ins w:id="22" w:author="Yu-Kai Liao" w:date="2025-11-18T14:32:00Z">
        <w:r>
          <w:rPr>
            <w:rFonts w:ascii="Cambria" w:hAnsi="Cambria" w:hint="eastAsia"/>
            <w:b/>
            <w:sz w:val="22"/>
            <w:u w:val="single"/>
          </w:rPr>
          <w:t>廖昱凱</w:t>
        </w:r>
      </w:ins>
      <w:ins w:id="23" w:author="Yu-Kai Liao" w:date="2025-11-18T14:31:00Z">
        <w:r w:rsidRPr="008148E3">
          <w:rPr>
            <w:rFonts w:ascii="Cambria" w:hAnsi="Cambria"/>
            <w:sz w:val="22"/>
          </w:rPr>
          <w:t xml:space="preserve"> (</w:t>
        </w:r>
        <w:r>
          <w:rPr>
            <w:rFonts w:ascii="Cambria" w:hAnsi="Cambria" w:hint="eastAsia"/>
            <w:sz w:val="22"/>
          </w:rPr>
          <w:t>2</w:t>
        </w:r>
        <w:r>
          <w:rPr>
            <w:rFonts w:ascii="Cambria" w:hAnsi="Cambria"/>
            <w:sz w:val="22"/>
          </w:rPr>
          <w:t>020</w:t>
        </w:r>
        <w:r w:rsidRPr="008148E3">
          <w:rPr>
            <w:rFonts w:ascii="Cambria" w:hAnsi="Cambria"/>
            <w:sz w:val="22"/>
          </w:rPr>
          <w:t xml:space="preserve">) </w:t>
        </w:r>
        <w:r>
          <w:rPr>
            <w:rFonts w:ascii="Cambria" w:hAnsi="Cambria" w:hint="eastAsia"/>
            <w:sz w:val="22"/>
          </w:rPr>
          <w:t>書評：</w:t>
        </w:r>
        <w:r w:rsidRPr="00914381">
          <w:rPr>
            <w:rFonts w:ascii="Cambria" w:hAnsi="Cambria"/>
            <w:sz w:val="22"/>
          </w:rPr>
          <w:t>Viral Economies: Bird Flu Experiments in Vietnam</w:t>
        </w:r>
        <w:r>
          <w:rPr>
            <w:rFonts w:ascii="Cambria" w:hAnsi="Cambria"/>
            <w:sz w:val="22"/>
          </w:rPr>
          <w:t>.</w:t>
        </w:r>
        <w:r w:rsidRPr="008148E3">
          <w:rPr>
            <w:rFonts w:ascii="Cambria" w:hAnsi="Cambria"/>
            <w:sz w:val="22"/>
          </w:rPr>
          <w:t xml:space="preserve"> </w:t>
        </w:r>
        <w:r w:rsidRPr="00914381">
          <w:rPr>
            <w:rFonts w:ascii="Cambria" w:hAnsi="Cambria"/>
            <w:sz w:val="22"/>
          </w:rPr>
          <w:t>Natalie Porter</w:t>
        </w:r>
        <w:r w:rsidRPr="008148E3">
          <w:rPr>
            <w:rFonts w:ascii="Cambria" w:hAnsi="Cambria"/>
            <w:sz w:val="22"/>
          </w:rPr>
          <w:t>. 201</w:t>
        </w:r>
        <w:r>
          <w:rPr>
            <w:rFonts w:ascii="Cambria" w:hAnsi="Cambria"/>
            <w:sz w:val="22"/>
          </w:rPr>
          <w:t>9</w:t>
        </w:r>
        <w:r w:rsidRPr="008148E3">
          <w:rPr>
            <w:rFonts w:ascii="Cambria" w:hAnsi="Cambria"/>
            <w:sz w:val="22"/>
          </w:rPr>
          <w:t>. United States:</w:t>
        </w:r>
        <w:r w:rsidRPr="00914381">
          <w:t xml:space="preserve"> </w:t>
        </w:r>
        <w:r w:rsidRPr="00914381">
          <w:rPr>
            <w:rFonts w:ascii="Cambria" w:hAnsi="Cambria"/>
            <w:sz w:val="22"/>
          </w:rPr>
          <w:t>University of Chicago Press</w:t>
        </w:r>
        <w:r>
          <w:rPr>
            <w:rFonts w:ascii="Cambria" w:hAnsi="Cambria" w:hint="eastAsia"/>
            <w:sz w:val="22"/>
          </w:rPr>
          <w:t>。</w:t>
        </w:r>
        <w:r w:rsidRPr="00916705">
          <w:rPr>
            <w:rFonts w:ascii="Cambria" w:hAnsi="Cambria" w:hint="eastAsia"/>
            <w:i/>
            <w:iCs/>
            <w:sz w:val="22"/>
          </w:rPr>
          <w:t>考古人類學刊</w:t>
        </w:r>
        <w:r>
          <w:rPr>
            <w:rFonts w:ascii="Cambria" w:hAnsi="Cambria" w:hint="eastAsia"/>
            <w:sz w:val="22"/>
          </w:rPr>
          <w:t>。</w:t>
        </w:r>
        <w:r>
          <w:rPr>
            <w:rFonts w:ascii="Cambria" w:hAnsi="Cambria" w:hint="eastAsia"/>
            <w:iCs/>
            <w:sz w:val="22"/>
          </w:rPr>
          <w:t>9</w:t>
        </w:r>
        <w:r>
          <w:rPr>
            <w:rFonts w:ascii="Cambria" w:hAnsi="Cambria"/>
            <w:iCs/>
            <w:sz w:val="22"/>
          </w:rPr>
          <w:t>2: 125-132</w:t>
        </w:r>
        <w:r>
          <w:rPr>
            <w:rFonts w:ascii="Cambria" w:hAnsi="Cambria" w:hint="eastAsia"/>
            <w:iCs/>
            <w:sz w:val="22"/>
          </w:rPr>
          <w:t>。</w:t>
        </w:r>
      </w:ins>
    </w:p>
    <w:p w14:paraId="75A9987C" w14:textId="5FBC34EF" w:rsidR="00592063" w:rsidRPr="008148E3" w:rsidRDefault="00592063" w:rsidP="00592063">
      <w:pPr>
        <w:spacing w:line="240" w:lineRule="exact"/>
        <w:ind w:left="566" w:hangingChars="257" w:hanging="566"/>
        <w:jc w:val="both"/>
        <w:rPr>
          <w:ins w:id="24" w:author="Yu-Kai Liao" w:date="2025-11-18T14:31:00Z"/>
          <w:rFonts w:ascii="Cambria" w:hAnsi="Cambria"/>
          <w:sz w:val="22"/>
        </w:rPr>
      </w:pPr>
      <w:ins w:id="25" w:author="Yu-Kai Liao" w:date="2025-11-18T14:32:00Z">
        <w:r>
          <w:rPr>
            <w:rFonts w:ascii="Cambria" w:hAnsi="Cambria" w:hint="eastAsia"/>
            <w:b/>
            <w:sz w:val="22"/>
            <w:u w:val="single"/>
          </w:rPr>
          <w:t>廖昱凱</w:t>
        </w:r>
      </w:ins>
      <w:ins w:id="26" w:author="Yu-Kai Liao" w:date="2025-11-18T14:31:00Z">
        <w:r w:rsidRPr="008148E3">
          <w:rPr>
            <w:rFonts w:ascii="Cambria" w:hAnsi="Cambria"/>
            <w:sz w:val="22"/>
          </w:rPr>
          <w:t xml:space="preserve"> (</w:t>
        </w:r>
        <w:r>
          <w:rPr>
            <w:rFonts w:ascii="Cambria" w:hAnsi="Cambria" w:hint="eastAsia"/>
            <w:sz w:val="22"/>
          </w:rPr>
          <w:t>2</w:t>
        </w:r>
        <w:r>
          <w:rPr>
            <w:rFonts w:ascii="Cambria" w:hAnsi="Cambria"/>
            <w:sz w:val="22"/>
          </w:rPr>
          <w:t>020</w:t>
        </w:r>
        <w:r w:rsidRPr="008148E3">
          <w:rPr>
            <w:rFonts w:ascii="Cambria" w:hAnsi="Cambria"/>
            <w:sz w:val="22"/>
          </w:rPr>
          <w:t xml:space="preserve">) </w:t>
        </w:r>
        <w:r>
          <w:rPr>
            <w:rFonts w:ascii="Cambria" w:hAnsi="Cambria" w:hint="eastAsia"/>
            <w:sz w:val="22"/>
          </w:rPr>
          <w:t>書評：</w:t>
        </w:r>
        <w:r w:rsidRPr="00916705">
          <w:rPr>
            <w:rFonts w:ascii="Cambria" w:hAnsi="Cambria" w:hint="eastAsia"/>
            <w:sz w:val="22"/>
          </w:rPr>
          <w:t>常態水與全球敘事：美國水資源管理哲學　評</w:t>
        </w:r>
        <w:r w:rsidRPr="00916705">
          <w:rPr>
            <w:rFonts w:ascii="Cambria" w:hAnsi="Cambria" w:hint="eastAsia"/>
            <w:sz w:val="22"/>
          </w:rPr>
          <w:t>Water: Abundance, Scarcity and Security in the Age of Humanity</w:t>
        </w:r>
        <w:r>
          <w:rPr>
            <w:rFonts w:ascii="Cambria" w:hAnsi="Cambria" w:hint="eastAsia"/>
            <w:sz w:val="22"/>
          </w:rPr>
          <w:t>。</w:t>
        </w:r>
        <w:r>
          <w:rPr>
            <w:rFonts w:ascii="Cambria" w:hAnsi="Cambria" w:hint="eastAsia"/>
            <w:i/>
            <w:sz w:val="22"/>
          </w:rPr>
          <w:t>科技、醫療與社會</w:t>
        </w:r>
        <w:r w:rsidRPr="00916705">
          <w:rPr>
            <w:rFonts w:ascii="Cambria" w:hAnsi="Cambria" w:hint="eastAsia"/>
            <w:iCs/>
            <w:sz w:val="22"/>
          </w:rPr>
          <w:t>。</w:t>
        </w:r>
        <w:r>
          <w:rPr>
            <w:rFonts w:ascii="Cambria" w:hAnsi="Cambria"/>
            <w:iCs/>
            <w:sz w:val="22"/>
          </w:rPr>
          <w:t>30: 225-238</w:t>
        </w:r>
        <w:r>
          <w:rPr>
            <w:rFonts w:ascii="Cambria" w:hAnsi="Cambria" w:hint="eastAsia"/>
            <w:iCs/>
            <w:sz w:val="22"/>
          </w:rPr>
          <w:t>。</w:t>
        </w:r>
      </w:ins>
    </w:p>
    <w:bookmarkEnd w:id="16"/>
    <w:p w14:paraId="3996F71D" w14:textId="77777777" w:rsidR="00592063" w:rsidRDefault="00592063" w:rsidP="00592063">
      <w:pPr>
        <w:spacing w:line="240" w:lineRule="exact"/>
        <w:ind w:left="566" w:hangingChars="257" w:hanging="566"/>
        <w:jc w:val="both"/>
        <w:rPr>
          <w:ins w:id="27" w:author="Yu-Kai Liao" w:date="2025-11-18T14:32:00Z"/>
          <w:rFonts w:ascii="Cambria" w:hAnsi="Cambria"/>
          <w:sz w:val="22"/>
        </w:rPr>
      </w:pPr>
      <w:ins w:id="28" w:author="Yu-Kai Liao" w:date="2025-11-18T14:32:00Z">
        <w:r>
          <w:rPr>
            <w:rFonts w:ascii="Cambria" w:hAnsi="Cambria" w:hint="eastAsia"/>
            <w:b/>
            <w:sz w:val="22"/>
            <w:u w:val="single"/>
          </w:rPr>
          <w:t>廖昱凱</w:t>
        </w:r>
        <w:r w:rsidRPr="008148E3">
          <w:rPr>
            <w:rFonts w:ascii="Cambria" w:hAnsi="Cambria"/>
            <w:sz w:val="22"/>
          </w:rPr>
          <w:t xml:space="preserve"> </w:t>
        </w:r>
        <w:r w:rsidRPr="00053BDD">
          <w:rPr>
            <w:rFonts w:ascii="Cambria" w:hAnsi="Cambria"/>
            <w:sz w:val="22"/>
          </w:rPr>
          <w:t xml:space="preserve">(2023) </w:t>
        </w:r>
        <w:r>
          <w:rPr>
            <w:rFonts w:ascii="Cambria" w:hAnsi="Cambria" w:hint="eastAsia"/>
            <w:sz w:val="22"/>
          </w:rPr>
          <w:t>書評</w:t>
        </w:r>
        <w:r>
          <w:rPr>
            <w:rFonts w:ascii="Cambria" w:hAnsi="Cambria"/>
            <w:sz w:val="22"/>
          </w:rPr>
          <w:t>: U</w:t>
        </w:r>
        <w:r w:rsidRPr="00053BDD">
          <w:rPr>
            <w:rFonts w:ascii="Cambria" w:hAnsi="Cambria"/>
            <w:sz w:val="22"/>
          </w:rPr>
          <w:t xml:space="preserve">nderflows: Queer Trans Ecologies and River Justice. Cleo </w:t>
        </w:r>
        <w:proofErr w:type="spellStart"/>
        <w:r w:rsidRPr="00053BDD">
          <w:rPr>
            <w:rFonts w:ascii="Cambria" w:hAnsi="Cambria"/>
            <w:sz w:val="22"/>
          </w:rPr>
          <w:t>Woelfle</w:t>
        </w:r>
        <w:proofErr w:type="spellEnd"/>
        <w:r w:rsidRPr="00053BDD">
          <w:rPr>
            <w:rFonts w:ascii="Cambria" w:hAnsi="Cambria"/>
            <w:sz w:val="22"/>
          </w:rPr>
          <w:t xml:space="preserve"> Hazard. 2022. Seattle, United States: University of Washington Press</w:t>
        </w:r>
        <w:r>
          <w:rPr>
            <w:rFonts w:ascii="Cambria" w:hAnsi="Cambria" w:hint="eastAsia"/>
            <w:sz w:val="22"/>
          </w:rPr>
          <w:t>。</w:t>
        </w:r>
        <w:r w:rsidRPr="009F7F9F">
          <w:rPr>
            <w:rFonts w:ascii="Cambria" w:hAnsi="Cambria" w:hint="eastAsia"/>
            <w:i/>
            <w:iCs/>
            <w:sz w:val="22"/>
          </w:rPr>
          <w:t>地理學報</w:t>
        </w:r>
        <w:r>
          <w:rPr>
            <w:rFonts w:ascii="Cambria" w:hAnsi="Cambria" w:hint="eastAsia"/>
            <w:sz w:val="22"/>
          </w:rPr>
          <w:t>。</w:t>
        </w:r>
        <w:r w:rsidRPr="00053BDD">
          <w:rPr>
            <w:rFonts w:ascii="Cambria" w:hAnsi="Cambria"/>
            <w:sz w:val="22"/>
          </w:rPr>
          <w:t xml:space="preserve"> </w:t>
        </w:r>
        <w:r>
          <w:rPr>
            <w:rFonts w:ascii="Cambria" w:hAnsi="Cambria"/>
            <w:sz w:val="22"/>
          </w:rPr>
          <w:t>104: 141-151</w:t>
        </w:r>
        <w:r>
          <w:rPr>
            <w:rFonts w:ascii="Cambria" w:hAnsi="Cambria" w:hint="eastAsia"/>
            <w:sz w:val="22"/>
          </w:rPr>
          <w:t>。</w:t>
        </w:r>
      </w:ins>
    </w:p>
    <w:p w14:paraId="3FB61EBC" w14:textId="77777777" w:rsidR="00592063" w:rsidRDefault="00592063"/>
    <w:p w14:paraId="223FC731" w14:textId="6D7928FE" w:rsidR="005452C8" w:rsidRPr="005452C8" w:rsidRDefault="005452C8">
      <w:pPr>
        <w:rPr>
          <w:b/>
          <w:bCs/>
        </w:rPr>
      </w:pPr>
      <w:r w:rsidRPr="005452C8">
        <w:rPr>
          <w:rFonts w:hint="eastAsia"/>
          <w:b/>
          <w:bCs/>
        </w:rPr>
        <w:t>Research:</w:t>
      </w:r>
    </w:p>
    <w:p w14:paraId="5E10F2B0" w14:textId="4757F35B" w:rsidR="005452C8" w:rsidRDefault="005452C8" w:rsidP="005452C8">
      <w:pPr>
        <w:pStyle w:val="a9"/>
        <w:numPr>
          <w:ilvl w:val="0"/>
          <w:numId w:val="2"/>
        </w:numPr>
        <w:rPr>
          <w:ins w:id="29" w:author="Yu-Kai Liao" w:date="2025-11-18T14:24:00Z"/>
        </w:rPr>
      </w:pPr>
      <w:r>
        <w:rPr>
          <w:rFonts w:hint="eastAsia"/>
        </w:rPr>
        <w:t>Shrimp Economies in the Mekong Delta</w:t>
      </w:r>
    </w:p>
    <w:p w14:paraId="141FBC7C" w14:textId="0B5D2F81" w:rsidR="001A2898" w:rsidRDefault="001A2898">
      <w:pPr>
        <w:ind w:left="360"/>
        <w:pPrChange w:id="30" w:author="Yu-Kai Liao" w:date="2025-11-18T14:24:00Z">
          <w:pPr>
            <w:pStyle w:val="a9"/>
            <w:numPr>
              <w:numId w:val="2"/>
            </w:numPr>
            <w:ind w:hanging="360"/>
          </w:pPr>
        </w:pPrChange>
      </w:pPr>
      <w:commentRangeStart w:id="31"/>
      <w:ins w:id="32" w:author="Yu-Kai Liao" w:date="2025-11-18T14:25:00Z">
        <w:r>
          <w:rPr>
            <w:noProof/>
          </w:rPr>
          <w:drawing>
            <wp:inline distT="0" distB="0" distL="0" distR="0" wp14:anchorId="0D5378EB" wp14:editId="51DFA22B">
              <wp:extent cx="5267325" cy="3952875"/>
              <wp:effectExtent l="0" t="0" r="9525" b="9525"/>
              <wp:docPr id="1" name="圖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2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267325" cy="3952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commentRangeEnd w:id="31"/>
        <w:r>
          <w:rPr>
            <w:rStyle w:val="ae"/>
          </w:rPr>
          <w:commentReference w:id="31"/>
        </w:r>
      </w:ins>
    </w:p>
    <w:p w14:paraId="0268F81A" w14:textId="10F42036" w:rsidR="005452C8" w:rsidRDefault="005452C8" w:rsidP="005452C8">
      <w:pPr>
        <w:pStyle w:val="a9"/>
        <w:numPr>
          <w:ilvl w:val="0"/>
          <w:numId w:val="2"/>
        </w:numPr>
        <w:rPr>
          <w:ins w:id="33" w:author="Yu-Kai Liao" w:date="2025-11-18T14:25:00Z"/>
        </w:rPr>
      </w:pPr>
      <w:r>
        <w:rPr>
          <w:rFonts w:hint="eastAsia"/>
        </w:rPr>
        <w:t>Climate Services in Vietnam</w:t>
      </w:r>
    </w:p>
    <w:p w14:paraId="008481E0" w14:textId="1C009B8E" w:rsidR="001A2898" w:rsidRDefault="001A2898">
      <w:pPr>
        <w:pStyle w:val="a9"/>
        <w:pPrChange w:id="34" w:author="Yu-Kai Liao" w:date="2025-11-18T14:25:00Z">
          <w:pPr>
            <w:pStyle w:val="a9"/>
            <w:numPr>
              <w:numId w:val="2"/>
            </w:numPr>
            <w:ind w:hanging="360"/>
          </w:pPr>
        </w:pPrChange>
      </w:pPr>
      <w:ins w:id="35" w:author="Yu-Kai Liao" w:date="2025-11-18T14:25:00Z">
        <w:r>
          <w:rPr>
            <w:noProof/>
          </w:rPr>
          <w:lastRenderedPageBreak/>
          <w:drawing>
            <wp:inline distT="0" distB="0" distL="0" distR="0" wp14:anchorId="0AF61ED3" wp14:editId="5806E80A">
              <wp:extent cx="5257800" cy="3505200"/>
              <wp:effectExtent l="0" t="0" r="0" b="0"/>
              <wp:docPr id="2" name="圖片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/>
                      <pic:cNvPicPr>
                        <a:picLocks noChangeAspect="1" noChangeArrowheads="1"/>
                      </pic:cNvPicPr>
                    </pic:nvPicPr>
                    <pic:blipFill>
                      <a:blip r:embed="rId13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257800" cy="3505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54809D65" w14:textId="5E5C5AD8" w:rsidR="005452C8" w:rsidRDefault="005452C8" w:rsidP="005452C8">
      <w:pPr>
        <w:pStyle w:val="a9"/>
        <w:numPr>
          <w:ilvl w:val="0"/>
          <w:numId w:val="2"/>
        </w:numPr>
        <w:rPr>
          <w:ins w:id="36" w:author="Yu-Kai Liao" w:date="2025-11-18T14:26:00Z"/>
        </w:rPr>
      </w:pPr>
      <w:r>
        <w:rPr>
          <w:rFonts w:hint="eastAsia"/>
        </w:rPr>
        <w:t>Climate Smart Agriculture and Coffee Plantation in Vietnam</w:t>
      </w:r>
      <w:r>
        <w:t>’</w:t>
      </w:r>
      <w:r>
        <w:rPr>
          <w:rFonts w:hint="eastAsia"/>
        </w:rPr>
        <w:t>s Central Highland</w:t>
      </w:r>
    </w:p>
    <w:p w14:paraId="1815FC85" w14:textId="257D843F" w:rsidR="001A2898" w:rsidRDefault="001A2898">
      <w:pPr>
        <w:ind w:left="360"/>
        <w:pPrChange w:id="37" w:author="Yu-Kai Liao" w:date="2025-11-18T14:26:00Z">
          <w:pPr>
            <w:pStyle w:val="a9"/>
            <w:numPr>
              <w:numId w:val="2"/>
            </w:numPr>
            <w:ind w:hanging="360"/>
          </w:pPr>
        </w:pPrChange>
      </w:pPr>
      <w:ins w:id="38" w:author="Yu-Kai Liao" w:date="2025-11-18T14:26:00Z">
        <w:r>
          <w:rPr>
            <w:noProof/>
          </w:rPr>
          <w:drawing>
            <wp:inline distT="0" distB="0" distL="0" distR="0" wp14:anchorId="299EFFAF" wp14:editId="3C1FA804">
              <wp:extent cx="5257800" cy="3505200"/>
              <wp:effectExtent l="0" t="0" r="0" b="0"/>
              <wp:docPr id="3" name="圖片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/>
                      <pic:cNvPicPr>
                        <a:picLocks noChangeAspect="1" noChangeArrowheads="1"/>
                      </pic:cNvPicPr>
                    </pic:nvPicPr>
                    <pic:blipFill>
                      <a:blip r:embed="rId14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257800" cy="3505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3AA792BE" w14:textId="5D9B19EB" w:rsidR="003142F9" w:rsidRPr="003142F9" w:rsidRDefault="003142F9">
      <w:pPr>
        <w:rPr>
          <w:b/>
          <w:bCs/>
        </w:rPr>
      </w:pPr>
      <w:r w:rsidRPr="003142F9">
        <w:rPr>
          <w:rFonts w:hint="eastAsia"/>
          <w:b/>
          <w:bCs/>
        </w:rPr>
        <w:t>Supervision:</w:t>
      </w:r>
    </w:p>
    <w:p w14:paraId="7AA59E6E" w14:textId="7DA70924" w:rsidR="00E83C90" w:rsidRDefault="00E83C90" w:rsidP="003142F9">
      <w:r>
        <w:rPr>
          <w:rFonts w:hint="eastAsia"/>
        </w:rPr>
        <w:t>Current Students:</w:t>
      </w:r>
    </w:p>
    <w:p w14:paraId="597EA148" w14:textId="7C3F2FA4" w:rsidR="00E83C90" w:rsidRDefault="000E0CB9" w:rsidP="003142F9">
      <w:r>
        <w:rPr>
          <w:rFonts w:hint="eastAsia"/>
        </w:rPr>
        <w:t>Pin-Han Tsai</w:t>
      </w:r>
    </w:p>
    <w:p w14:paraId="4EEC8419" w14:textId="0CC69FDA" w:rsidR="000E0CB9" w:rsidRDefault="000E0CB9" w:rsidP="003142F9">
      <w:r>
        <w:rPr>
          <w:rFonts w:hint="eastAsia"/>
        </w:rPr>
        <w:lastRenderedPageBreak/>
        <w:t>Chia-</w:t>
      </w:r>
      <w:proofErr w:type="spellStart"/>
      <w:r w:rsidR="006A7A9C">
        <w:rPr>
          <w:rFonts w:hint="eastAsia"/>
        </w:rPr>
        <w:t>Chien</w:t>
      </w:r>
      <w:proofErr w:type="spellEnd"/>
      <w:r>
        <w:rPr>
          <w:rFonts w:hint="eastAsia"/>
        </w:rPr>
        <w:t xml:space="preserve"> Li</w:t>
      </w:r>
    </w:p>
    <w:p w14:paraId="6D219D66" w14:textId="30FDF108" w:rsidR="000E0CB9" w:rsidRDefault="000E0CB9" w:rsidP="003142F9">
      <w:pPr>
        <w:rPr>
          <w:lang w:val="en-US"/>
        </w:rPr>
      </w:pPr>
      <w:r>
        <w:rPr>
          <w:lang w:val="en-US"/>
        </w:rPr>
        <w:t>Hu</w:t>
      </w:r>
      <w:r>
        <w:rPr>
          <w:lang w:val="vi-VN"/>
        </w:rPr>
        <w:t xml:space="preserve">ỳnh Hà Quốc Việt </w:t>
      </w:r>
      <w:r>
        <w:rPr>
          <w:rFonts w:hint="eastAsia"/>
          <w:lang w:val="vi-VN"/>
        </w:rPr>
        <w:t>(Jason)</w:t>
      </w:r>
    </w:p>
    <w:p w14:paraId="03924DA9" w14:textId="29C335A6" w:rsidR="006A7A9C" w:rsidRDefault="006A7A9C" w:rsidP="003142F9">
      <w:pPr>
        <w:rPr>
          <w:ins w:id="39" w:author="Yu-Kai Liao" w:date="2025-11-18T14:21:00Z"/>
          <w:lang w:val="en-US"/>
        </w:rPr>
      </w:pPr>
    </w:p>
    <w:p w14:paraId="40EDE21E" w14:textId="17502E05" w:rsidR="001A2898" w:rsidRDefault="001A2898" w:rsidP="003142F9">
      <w:pPr>
        <w:rPr>
          <w:ins w:id="40" w:author="Yu-Kai Liao" w:date="2025-11-18T14:22:00Z"/>
          <w:lang w:val="en-US"/>
        </w:rPr>
      </w:pPr>
      <w:ins w:id="41" w:author="Yu-Kai Liao" w:date="2025-11-18T14:21:00Z">
        <w:r>
          <w:rPr>
            <w:rFonts w:hint="eastAsia"/>
            <w:lang w:val="en-US"/>
          </w:rPr>
          <w:t>Al</w:t>
        </w:r>
        <w:r>
          <w:rPr>
            <w:lang w:val="en-US"/>
          </w:rPr>
          <w:t>um</w:t>
        </w:r>
      </w:ins>
      <w:ins w:id="42" w:author="Yu-Kai Liao" w:date="2025-11-18T14:22:00Z">
        <w:r>
          <w:rPr>
            <w:lang w:val="en-US"/>
          </w:rPr>
          <w:t>ni</w:t>
        </w:r>
      </w:ins>
    </w:p>
    <w:p w14:paraId="7A023E92" w14:textId="5C30C71F" w:rsidR="001A2898" w:rsidRDefault="001A2898" w:rsidP="003142F9">
      <w:pPr>
        <w:rPr>
          <w:ins w:id="43" w:author="Yu-Kai Liao" w:date="2025-11-18T14:23:00Z"/>
          <w:lang w:val="en-US"/>
        </w:rPr>
      </w:pPr>
      <w:ins w:id="44" w:author="Yu-Kai Liao" w:date="2025-11-18T14:22:00Z">
        <w:r>
          <w:rPr>
            <w:lang w:val="en-US"/>
          </w:rPr>
          <w:t>Yan-</w:t>
        </w:r>
        <w:proofErr w:type="spellStart"/>
        <w:r>
          <w:rPr>
            <w:lang w:val="en-US"/>
          </w:rPr>
          <w:t>Ruei</w:t>
        </w:r>
        <w:proofErr w:type="spellEnd"/>
        <w:r>
          <w:rPr>
            <w:lang w:val="en-US"/>
          </w:rPr>
          <w:t xml:space="preserve"> Huang</w:t>
        </w:r>
      </w:ins>
    </w:p>
    <w:p w14:paraId="5653CC7F" w14:textId="518DC8AA" w:rsidR="001A2898" w:rsidRDefault="001A2898" w:rsidP="003142F9">
      <w:pPr>
        <w:rPr>
          <w:ins w:id="45" w:author="Yu-Kai Liao" w:date="2025-11-18T14:22:00Z"/>
          <w:lang w:val="en-US"/>
        </w:rPr>
      </w:pPr>
      <w:ins w:id="46" w:author="Yu-Kai Liao" w:date="2025-11-18T14:23:00Z">
        <w:r>
          <w:rPr>
            <w:rFonts w:hint="eastAsia"/>
            <w:lang w:val="en-US"/>
          </w:rPr>
          <w:t>T</w:t>
        </w:r>
        <w:r>
          <w:rPr>
            <w:lang w:val="en-US"/>
          </w:rPr>
          <w:t xml:space="preserve">hesis title: </w:t>
        </w:r>
      </w:ins>
      <w:ins w:id="47" w:author="Yu-Kai Liao" w:date="2025-11-18T14:24:00Z">
        <w:r w:rsidRPr="001A2898">
          <w:rPr>
            <w:lang w:val="en-US"/>
          </w:rPr>
          <w:t>Rethinking Design for Sustainability: A Novel Multi-Objective Optimization Methodology for Sustainable Product Lifecycle Design</w:t>
        </w:r>
      </w:ins>
    </w:p>
    <w:p w14:paraId="7A710098" w14:textId="77777777" w:rsidR="001A2898" w:rsidRPr="006A7A9C" w:rsidRDefault="001A2898" w:rsidP="003142F9">
      <w:pPr>
        <w:rPr>
          <w:lang w:val="en-US"/>
        </w:rPr>
      </w:pPr>
    </w:p>
    <w:p w14:paraId="0CA56EBA" w14:textId="1AD1B8A7" w:rsidR="003142F9" w:rsidRPr="00E83C90" w:rsidRDefault="003142F9" w:rsidP="003142F9">
      <w:r>
        <w:t>Prospective Students: Important Information Before Contacting Me</w:t>
      </w:r>
    </w:p>
    <w:p w14:paraId="41959A48" w14:textId="77777777" w:rsidR="003142F9" w:rsidRDefault="003142F9" w:rsidP="003142F9">
      <w:r>
        <w:t>If you are considering working with me as your supervisor, please read the following guidelines carefully. These points outline my expectations and the preparation required before we arrange a meeting or begin supervision.</w:t>
      </w:r>
    </w:p>
    <w:p w14:paraId="234C854A" w14:textId="77777777" w:rsidR="003142F9" w:rsidRDefault="003142F9" w:rsidP="003142F9"/>
    <w:p w14:paraId="49A22626" w14:textId="77777777" w:rsidR="003142F9" w:rsidRDefault="003142F9" w:rsidP="003142F9">
      <w:r>
        <w:t>1. Develop your own research proposal</w:t>
      </w:r>
    </w:p>
    <w:p w14:paraId="118E845E" w14:textId="7FC441D3" w:rsidR="003142F9" w:rsidRDefault="003142F9" w:rsidP="003142F9">
      <w:r>
        <w:t xml:space="preserve">I encourage students to formulate their own research ideas. </w:t>
      </w:r>
      <w:r w:rsidR="0033063E">
        <w:rPr>
          <w:rFonts w:hint="eastAsia"/>
        </w:rPr>
        <w:t>O</w:t>
      </w:r>
      <w:r>
        <w:t xml:space="preserve">nce you have </w:t>
      </w:r>
      <w:proofErr w:type="gramStart"/>
      <w:r w:rsidR="0033063E">
        <w:rPr>
          <w:rFonts w:hint="eastAsia"/>
        </w:rPr>
        <w:t>write</w:t>
      </w:r>
      <w:proofErr w:type="gramEnd"/>
      <w:r w:rsidR="0033063E">
        <w:rPr>
          <w:rFonts w:hint="eastAsia"/>
        </w:rPr>
        <w:t xml:space="preserve"> a tentative research proposal</w:t>
      </w:r>
      <w:r>
        <w:t>, I will provide feedback, guidance, and theoretical grounding.</w:t>
      </w:r>
    </w:p>
    <w:p w14:paraId="2378C1AC" w14:textId="77777777" w:rsidR="003142F9" w:rsidRDefault="003142F9" w:rsidP="003142F9"/>
    <w:p w14:paraId="6AAAADD0" w14:textId="77777777" w:rsidR="003142F9" w:rsidRDefault="003142F9" w:rsidP="003142F9">
      <w:r>
        <w:t>2. Prepare a structured research proposal</w:t>
      </w:r>
    </w:p>
    <w:p w14:paraId="3A23C29C" w14:textId="46E02481" w:rsidR="003142F9" w:rsidRDefault="003142F9" w:rsidP="003142F9">
      <w:r>
        <w:t>Your initial proposal should include</w:t>
      </w:r>
      <w:r w:rsidR="0033063E">
        <w:rPr>
          <w:rFonts w:hint="eastAsia"/>
        </w:rPr>
        <w:t xml:space="preserve"> </w:t>
      </w:r>
      <w:r>
        <w:t>research title</w:t>
      </w:r>
      <w:r w:rsidR="0033063E">
        <w:rPr>
          <w:rFonts w:hint="eastAsia"/>
        </w:rPr>
        <w:t>, re</w:t>
      </w:r>
      <w:r>
        <w:t>search questions</w:t>
      </w:r>
      <w:r w:rsidR="0033063E">
        <w:rPr>
          <w:rFonts w:hint="eastAsia"/>
        </w:rPr>
        <w:t xml:space="preserve">, </w:t>
      </w:r>
      <w:r>
        <w:t>literature review</w:t>
      </w:r>
      <w:r w:rsidR="0033063E">
        <w:rPr>
          <w:rFonts w:hint="eastAsia"/>
        </w:rPr>
        <w:t xml:space="preserve">, and </w:t>
      </w:r>
      <w:r>
        <w:t>methodology</w:t>
      </w:r>
      <w:r w:rsidR="00826DD5">
        <w:rPr>
          <w:rFonts w:hint="eastAsia"/>
        </w:rPr>
        <w:t>.</w:t>
      </w:r>
    </w:p>
    <w:p w14:paraId="206CABB3" w14:textId="77777777" w:rsidR="003142F9" w:rsidRDefault="003142F9" w:rsidP="003142F9">
      <w:r>
        <w:t>This does not need to be perfect, but it should demonstrate that you have thought carefully about your topic.</w:t>
      </w:r>
    </w:p>
    <w:p w14:paraId="0403A402" w14:textId="77777777" w:rsidR="003142F9" w:rsidRDefault="003142F9" w:rsidP="003142F9"/>
    <w:p w14:paraId="1AB79A20" w14:textId="77777777" w:rsidR="003142F9" w:rsidRDefault="003142F9" w:rsidP="003142F9">
      <w:r>
        <w:t>3. Evaluate your timeline</w:t>
      </w:r>
    </w:p>
    <w:p w14:paraId="76E8FB10" w14:textId="31724117" w:rsidR="003142F9" w:rsidRDefault="003142F9" w:rsidP="003142F9">
      <w:r>
        <w:t xml:space="preserve">Please assess the time you will need to complete your proposal and ensure that your schedule aligns with your relevant application deadlines. This </w:t>
      </w:r>
      <w:r w:rsidR="009D7681">
        <w:rPr>
          <w:rFonts w:hint="eastAsia"/>
        </w:rPr>
        <w:t>will</w:t>
      </w:r>
      <w:r>
        <w:t xml:space="preserve"> help maintain a smooth review process.</w:t>
      </w:r>
    </w:p>
    <w:p w14:paraId="4CDE0ECD" w14:textId="77777777" w:rsidR="003142F9" w:rsidRDefault="003142F9" w:rsidP="003142F9"/>
    <w:p w14:paraId="7DEA9A85" w14:textId="1B7015F3" w:rsidR="003142F9" w:rsidRDefault="002C6F6A" w:rsidP="003142F9">
      <w:r>
        <w:rPr>
          <w:rFonts w:hint="eastAsia"/>
        </w:rPr>
        <w:t>4</w:t>
      </w:r>
      <w:r w:rsidR="003142F9">
        <w:t>. Read one of my papers</w:t>
      </w:r>
    </w:p>
    <w:p w14:paraId="48D34EAE" w14:textId="5269A7F4" w:rsidR="003142F9" w:rsidRDefault="003142F9" w:rsidP="003142F9">
      <w:r>
        <w:lastRenderedPageBreak/>
        <w:t>To understand my research orientation, writing style, and theoretical approach, please read at least one of my published papers before contacting me. This allows us to have a more productive conversation and ensures that your proposed topic fits within my areas of expertise.</w:t>
      </w:r>
    </w:p>
    <w:p w14:paraId="5C4CFF02" w14:textId="710E96CC" w:rsidR="00D21B1C" w:rsidRDefault="00D21B1C"/>
    <w:p w14:paraId="05026E70" w14:textId="697F3D93" w:rsidR="00D4499C" w:rsidRPr="00D4499C" w:rsidRDefault="00D4499C">
      <w:pPr>
        <w:rPr>
          <w:b/>
          <w:bCs/>
        </w:rPr>
      </w:pPr>
      <w:r w:rsidRPr="00D4499C">
        <w:rPr>
          <w:rFonts w:hint="eastAsia"/>
          <w:b/>
          <w:bCs/>
        </w:rPr>
        <w:t>Contact</w:t>
      </w:r>
    </w:p>
    <w:p w14:paraId="3C89EDB3" w14:textId="3ECDE191" w:rsidR="00D4499C" w:rsidRDefault="00D4499C" w:rsidP="00D4499C">
      <w:r>
        <w:rPr>
          <w:rFonts w:hint="eastAsia"/>
        </w:rPr>
        <w:t>Global Change Centre</w:t>
      </w:r>
    </w:p>
    <w:p w14:paraId="1270C858" w14:textId="77777777" w:rsidR="00D4499C" w:rsidRDefault="00D4499C" w:rsidP="00D4499C">
      <w:r>
        <w:t>National Taiwan University</w:t>
      </w:r>
    </w:p>
    <w:p w14:paraId="0BC2830E" w14:textId="77777777" w:rsidR="00D4499C" w:rsidRDefault="00D4499C" w:rsidP="00D4499C">
      <w:r>
        <w:t>No. 1, Sec. 4, Roosevelt Rd.</w:t>
      </w:r>
    </w:p>
    <w:p w14:paraId="402A7492" w14:textId="77777777" w:rsidR="00D4499C" w:rsidRDefault="00D4499C" w:rsidP="00D4499C">
      <w:r>
        <w:t>Taipei 10617</w:t>
      </w:r>
    </w:p>
    <w:p w14:paraId="37C6DFA1" w14:textId="77777777" w:rsidR="00D4499C" w:rsidRDefault="00D4499C" w:rsidP="00D4499C">
      <w:r>
        <w:t>Taiwan</w:t>
      </w:r>
    </w:p>
    <w:p w14:paraId="637DEE1D" w14:textId="77777777" w:rsidR="00D4499C" w:rsidRDefault="00D4499C" w:rsidP="00D4499C"/>
    <w:p w14:paraId="70730C04" w14:textId="05F2E6ED" w:rsidR="00D4499C" w:rsidRDefault="00D4499C" w:rsidP="00D4499C">
      <w:proofErr w:type="spellStart"/>
      <w:r>
        <w:rPr>
          <w:rFonts w:hint="eastAsia"/>
        </w:rPr>
        <w:t>liaoyk</w:t>
      </w:r>
      <w:proofErr w:type="spellEnd"/>
      <w:r>
        <w:t xml:space="preserve"> at ntu.edu.tw</w:t>
      </w:r>
    </w:p>
    <w:p w14:paraId="57BC08AB" w14:textId="77777777" w:rsidR="00D21B1C" w:rsidRDefault="00D21B1C">
      <w:r>
        <w:br w:type="page"/>
      </w:r>
    </w:p>
    <w:p w14:paraId="6B8C522D" w14:textId="1BA457E7" w:rsidR="00D21B1C" w:rsidRPr="00D21B1C" w:rsidRDefault="00D21B1C">
      <w:pPr>
        <w:rPr>
          <w:b/>
          <w:bCs/>
        </w:rPr>
      </w:pPr>
      <w:r w:rsidRPr="00D21B1C">
        <w:rPr>
          <w:rFonts w:hint="eastAsia"/>
          <w:b/>
          <w:bCs/>
        </w:rPr>
        <w:lastRenderedPageBreak/>
        <w:t>個人介紹</w:t>
      </w:r>
    </w:p>
    <w:p w14:paraId="78FBDB07" w14:textId="62CDB683" w:rsidR="00D21B1C" w:rsidRDefault="00D21B1C">
      <w:r>
        <w:rPr>
          <w:rFonts w:hint="eastAsia"/>
        </w:rPr>
        <w:t>廖昱凱</w:t>
      </w:r>
    </w:p>
    <w:p w14:paraId="509FF7AB" w14:textId="49A07321" w:rsidR="00D21B1C" w:rsidRDefault="00D21B1C">
      <w:r>
        <w:rPr>
          <w:rFonts w:hint="eastAsia"/>
        </w:rPr>
        <w:t>國立臺灣大學氣候變遷與永續發展國際學位學程助理教授</w:t>
      </w:r>
    </w:p>
    <w:p w14:paraId="2827A3D9" w14:textId="372F4C7C" w:rsidR="00D21B1C" w:rsidRDefault="00D21B1C">
      <w:r>
        <w:rPr>
          <w:rFonts w:hint="eastAsia"/>
        </w:rPr>
        <w:t>研究興趣：政治生態學、經濟地理、水研究、科技與社會研究、越南研究</w:t>
      </w:r>
    </w:p>
    <w:p w14:paraId="1D4CE5ED" w14:textId="77777777" w:rsidR="00D4499C" w:rsidRDefault="00D4499C" w:rsidP="00D4499C">
      <w:pPr>
        <w:rPr>
          <w:lang w:val="en-US"/>
        </w:rPr>
      </w:pPr>
      <w:r>
        <w:t>[Profile photo here]</w:t>
      </w:r>
    </w:p>
    <w:p w14:paraId="3E142A12" w14:textId="77777777" w:rsidR="00D21B1C" w:rsidRDefault="00D21B1C">
      <w:pPr>
        <w:rPr>
          <w:lang w:val="en-US"/>
        </w:rPr>
      </w:pPr>
    </w:p>
    <w:p w14:paraId="358B4EF9" w14:textId="4AFB2BD5" w:rsidR="00D21B1C" w:rsidRPr="00D21B1C" w:rsidRDefault="00D21B1C">
      <w:pPr>
        <w:rPr>
          <w:b/>
          <w:bCs/>
          <w:lang w:val="en-US"/>
        </w:rPr>
      </w:pPr>
      <w:r w:rsidRPr="00D21B1C">
        <w:rPr>
          <w:rFonts w:hint="eastAsia"/>
          <w:b/>
          <w:bCs/>
          <w:lang w:val="en-US"/>
        </w:rPr>
        <w:t>研究成果</w:t>
      </w:r>
    </w:p>
    <w:p w14:paraId="22E4ABA2" w14:textId="737D56FE" w:rsidR="00592063" w:rsidRDefault="00592063" w:rsidP="00D81B50">
      <w:pPr>
        <w:spacing w:line="240" w:lineRule="exact"/>
        <w:ind w:left="520" w:hangingChars="236" w:hanging="520"/>
        <w:jc w:val="both"/>
        <w:rPr>
          <w:ins w:id="48" w:author="Yu-Kai Liao" w:date="2025-11-18T14:32:00Z"/>
          <w:rFonts w:ascii="Cambria" w:hAnsi="Cambria"/>
          <w:b/>
          <w:sz w:val="22"/>
          <w:szCs w:val="20"/>
          <w:u w:val="single"/>
        </w:rPr>
      </w:pPr>
      <w:bookmarkStart w:id="49" w:name="_Hlk161154010"/>
      <w:ins w:id="50" w:author="Yu-Kai Liao" w:date="2025-11-18T14:32:00Z">
        <w:r>
          <w:rPr>
            <w:rFonts w:ascii="Cambria" w:hAnsi="Cambria" w:hint="eastAsia"/>
            <w:b/>
            <w:sz w:val="22"/>
            <w:szCs w:val="20"/>
            <w:u w:val="single"/>
          </w:rPr>
          <w:t>期刊文章</w:t>
        </w:r>
      </w:ins>
    </w:p>
    <w:p w14:paraId="07265CF2" w14:textId="5247ADD5" w:rsidR="00D81B50" w:rsidRDefault="00D81B50" w:rsidP="00D81B50">
      <w:pPr>
        <w:spacing w:line="240" w:lineRule="exact"/>
        <w:ind w:left="520" w:hangingChars="236" w:hanging="520"/>
        <w:jc w:val="both"/>
        <w:rPr>
          <w:rFonts w:ascii="Cambria" w:hAnsi="Cambria"/>
          <w:sz w:val="22"/>
          <w:szCs w:val="20"/>
        </w:rPr>
      </w:pPr>
      <w:r w:rsidRPr="006E454B">
        <w:rPr>
          <w:rFonts w:ascii="Cambria" w:hAnsi="Cambria" w:hint="eastAsia"/>
          <w:b/>
          <w:sz w:val="22"/>
          <w:szCs w:val="20"/>
          <w:u w:val="single"/>
        </w:rPr>
        <w:t>L</w:t>
      </w:r>
      <w:r w:rsidRPr="006E454B">
        <w:rPr>
          <w:rFonts w:ascii="Cambria" w:hAnsi="Cambria"/>
          <w:b/>
          <w:sz w:val="22"/>
          <w:szCs w:val="20"/>
          <w:u w:val="single"/>
        </w:rPr>
        <w:t>iao, Yu-Kai</w:t>
      </w:r>
      <w:r>
        <w:rPr>
          <w:rFonts w:ascii="Cambria" w:hAnsi="Cambria"/>
          <w:bCs/>
          <w:sz w:val="22"/>
          <w:szCs w:val="20"/>
        </w:rPr>
        <w:t xml:space="preserve"> (2025) </w:t>
      </w:r>
      <w:r w:rsidRPr="002D1BD6">
        <w:rPr>
          <w:rFonts w:ascii="Cambria" w:hAnsi="Cambria"/>
          <w:bCs/>
          <w:sz w:val="22"/>
          <w:szCs w:val="20"/>
        </w:rPr>
        <w:t xml:space="preserve">Shrimp Economies and Hydro-Social Lives in the Capricious and </w:t>
      </w:r>
      <w:proofErr w:type="spellStart"/>
      <w:r w:rsidRPr="002D1BD6">
        <w:rPr>
          <w:rFonts w:ascii="Cambria" w:hAnsi="Cambria"/>
          <w:bCs/>
          <w:sz w:val="22"/>
          <w:szCs w:val="20"/>
        </w:rPr>
        <w:t>Infrastructuralised</w:t>
      </w:r>
      <w:proofErr w:type="spellEnd"/>
      <w:r w:rsidRPr="002D1BD6">
        <w:rPr>
          <w:rFonts w:ascii="Cambria" w:hAnsi="Cambria"/>
          <w:bCs/>
          <w:sz w:val="22"/>
          <w:szCs w:val="20"/>
        </w:rPr>
        <w:t xml:space="preserve"> Vietnamese Mekong Delta</w:t>
      </w:r>
      <w:r>
        <w:rPr>
          <w:rFonts w:ascii="Cambria" w:hAnsi="Cambria"/>
          <w:bCs/>
          <w:sz w:val="22"/>
          <w:szCs w:val="20"/>
        </w:rPr>
        <w:t>.</w:t>
      </w:r>
      <w:r w:rsidRPr="00881EEE">
        <w:rPr>
          <w:rFonts w:ascii="Cambria" w:hAnsi="Cambria"/>
          <w:sz w:val="22"/>
          <w:szCs w:val="20"/>
        </w:rPr>
        <w:t xml:space="preserve"> </w:t>
      </w:r>
      <w:r>
        <w:rPr>
          <w:rFonts w:ascii="Cambria" w:hAnsi="Cambria" w:hint="eastAsia"/>
          <w:bCs/>
          <w:i/>
          <w:iCs/>
          <w:sz w:val="22"/>
          <w:szCs w:val="20"/>
        </w:rPr>
        <w:t>Wa</w:t>
      </w:r>
      <w:r>
        <w:rPr>
          <w:rFonts w:ascii="Cambria" w:hAnsi="Cambria"/>
          <w:bCs/>
          <w:i/>
          <w:iCs/>
          <w:sz w:val="22"/>
          <w:szCs w:val="20"/>
        </w:rPr>
        <w:t>ter Alternatives</w:t>
      </w:r>
      <w:r>
        <w:rPr>
          <w:rFonts w:ascii="Cambria" w:hAnsi="Cambria"/>
          <w:sz w:val="22"/>
          <w:szCs w:val="20"/>
        </w:rPr>
        <w:t xml:space="preserve">. 18(2). </w:t>
      </w:r>
    </w:p>
    <w:bookmarkEnd w:id="49"/>
    <w:p w14:paraId="65C87239" w14:textId="7529191E" w:rsidR="00D81B50" w:rsidRPr="009F7F9F" w:rsidRDefault="00D81B50" w:rsidP="00D81B50">
      <w:pPr>
        <w:spacing w:line="240" w:lineRule="exact"/>
        <w:ind w:left="520" w:hangingChars="236" w:hanging="520"/>
        <w:jc w:val="both"/>
        <w:rPr>
          <w:rFonts w:ascii="Cambria" w:hAnsi="Cambria"/>
          <w:b/>
          <w:sz w:val="22"/>
          <w:szCs w:val="20"/>
          <w:u w:val="single"/>
        </w:rPr>
      </w:pPr>
      <w:r>
        <w:rPr>
          <w:rFonts w:ascii="Cambria" w:hAnsi="Cambria" w:hint="eastAsia"/>
          <w:b/>
          <w:sz w:val="22"/>
          <w:szCs w:val="20"/>
          <w:u w:val="single"/>
        </w:rPr>
        <w:t>廖昱凱</w:t>
      </w:r>
      <w:r w:rsidRPr="00881EEE">
        <w:rPr>
          <w:rFonts w:ascii="Cambria" w:hAnsi="Cambria"/>
          <w:sz w:val="22"/>
          <w:szCs w:val="20"/>
        </w:rPr>
        <w:t xml:space="preserve"> (20</w:t>
      </w:r>
      <w:r>
        <w:rPr>
          <w:rFonts w:ascii="Cambria" w:hAnsi="Cambria" w:hint="eastAsia"/>
          <w:sz w:val="22"/>
          <w:szCs w:val="20"/>
        </w:rPr>
        <w:t>2</w:t>
      </w:r>
      <w:r>
        <w:rPr>
          <w:rFonts w:ascii="Cambria" w:hAnsi="Cambria"/>
          <w:sz w:val="22"/>
          <w:szCs w:val="20"/>
        </w:rPr>
        <w:t>4</w:t>
      </w:r>
      <w:r w:rsidRPr="00881EEE">
        <w:rPr>
          <w:rFonts w:ascii="Cambria" w:hAnsi="Cambria"/>
          <w:sz w:val="22"/>
          <w:szCs w:val="20"/>
        </w:rPr>
        <w:t xml:space="preserve">) </w:t>
      </w:r>
      <w:r w:rsidRPr="007E77F1">
        <w:rPr>
          <w:rFonts w:ascii="Cambria" w:hAnsi="Cambria" w:hint="eastAsia"/>
          <w:sz w:val="22"/>
          <w:szCs w:val="20"/>
        </w:rPr>
        <w:t>再訪區域地理：越南研究的知識生產</w:t>
      </w:r>
      <w:r>
        <w:rPr>
          <w:rFonts w:ascii="Cambria" w:hAnsi="Cambria" w:hint="eastAsia"/>
          <w:sz w:val="22"/>
          <w:szCs w:val="20"/>
        </w:rPr>
        <w:t>。</w:t>
      </w:r>
      <w:r>
        <w:rPr>
          <w:rFonts w:ascii="Cambria" w:hAnsi="Cambria" w:hint="eastAsia"/>
          <w:i/>
          <w:sz w:val="22"/>
          <w:szCs w:val="20"/>
        </w:rPr>
        <w:t>地理學報</w:t>
      </w:r>
      <w:r>
        <w:rPr>
          <w:rFonts w:ascii="Cambria" w:hAnsi="Cambria" w:hint="eastAsia"/>
          <w:sz w:val="22"/>
          <w:szCs w:val="20"/>
        </w:rPr>
        <w:t>。</w:t>
      </w:r>
      <w:r>
        <w:rPr>
          <w:rFonts w:ascii="Cambria" w:hAnsi="Cambria"/>
          <w:sz w:val="22"/>
          <w:szCs w:val="20"/>
        </w:rPr>
        <w:t>109: 37-67</w:t>
      </w:r>
      <w:r>
        <w:rPr>
          <w:rFonts w:ascii="Cambria" w:hAnsi="Cambria" w:hint="eastAsia"/>
          <w:sz w:val="22"/>
          <w:szCs w:val="20"/>
        </w:rPr>
        <w:t>。</w:t>
      </w:r>
      <w:del w:id="51" w:author="Yu-Kai Liao" w:date="2025-11-18T14:21:00Z">
        <w:r w:rsidDel="001A2898">
          <w:rPr>
            <w:rFonts w:ascii="Cambria" w:hAnsi="Cambria" w:hint="eastAsia"/>
            <w:bCs/>
            <w:sz w:val="22"/>
            <w:szCs w:val="20"/>
          </w:rPr>
          <w:delText>(TSSCI</w:delText>
        </w:r>
        <w:r w:rsidDel="001A2898">
          <w:rPr>
            <w:rFonts w:ascii="Cambria" w:hAnsi="Cambria" w:hint="eastAsia"/>
            <w:bCs/>
            <w:sz w:val="22"/>
            <w:szCs w:val="20"/>
          </w:rPr>
          <w:delText>一級期刊</w:delText>
        </w:r>
        <w:r w:rsidDel="001A2898">
          <w:rPr>
            <w:rFonts w:ascii="Cambria" w:hAnsi="Cambria" w:hint="eastAsia"/>
            <w:bCs/>
            <w:sz w:val="22"/>
            <w:szCs w:val="20"/>
          </w:rPr>
          <w:delText>)</w:delText>
        </w:r>
      </w:del>
    </w:p>
    <w:p w14:paraId="55D2EB64" w14:textId="77777777" w:rsidR="00D81B50" w:rsidRDefault="00D81B50" w:rsidP="00D81B50">
      <w:pPr>
        <w:spacing w:line="240" w:lineRule="exact"/>
        <w:ind w:left="520" w:hangingChars="236" w:hanging="520"/>
        <w:jc w:val="both"/>
        <w:rPr>
          <w:rFonts w:ascii="Cambria" w:hAnsi="Cambria"/>
          <w:bCs/>
          <w:sz w:val="22"/>
          <w:szCs w:val="20"/>
        </w:rPr>
      </w:pPr>
      <w:r w:rsidRPr="006E454B">
        <w:rPr>
          <w:rFonts w:ascii="Cambria" w:hAnsi="Cambria" w:hint="eastAsia"/>
          <w:b/>
          <w:sz w:val="22"/>
          <w:szCs w:val="20"/>
          <w:u w:val="single"/>
        </w:rPr>
        <w:t>L</w:t>
      </w:r>
      <w:r w:rsidRPr="006E454B">
        <w:rPr>
          <w:rFonts w:ascii="Cambria" w:hAnsi="Cambria"/>
          <w:b/>
          <w:sz w:val="22"/>
          <w:szCs w:val="20"/>
          <w:u w:val="single"/>
        </w:rPr>
        <w:t>iao, Yu-Kai</w:t>
      </w:r>
      <w:r>
        <w:rPr>
          <w:rFonts w:ascii="Cambria" w:hAnsi="Cambria"/>
          <w:bCs/>
          <w:sz w:val="22"/>
          <w:szCs w:val="20"/>
        </w:rPr>
        <w:t xml:space="preserve"> and Jeremy J. Schmidt. (2023) </w:t>
      </w:r>
      <w:proofErr w:type="spellStart"/>
      <w:r w:rsidRPr="00936555">
        <w:rPr>
          <w:rFonts w:ascii="Cambria" w:hAnsi="Cambria"/>
          <w:bCs/>
          <w:sz w:val="22"/>
          <w:szCs w:val="20"/>
        </w:rPr>
        <w:t>Hydrosocial</w:t>
      </w:r>
      <w:proofErr w:type="spellEnd"/>
      <w:r w:rsidRPr="00936555">
        <w:rPr>
          <w:rFonts w:ascii="Cambria" w:hAnsi="Cambria"/>
          <w:bCs/>
          <w:sz w:val="22"/>
          <w:szCs w:val="20"/>
        </w:rPr>
        <w:t xml:space="preserve"> </w:t>
      </w:r>
      <w:r>
        <w:rPr>
          <w:rFonts w:ascii="Cambria" w:hAnsi="Cambria" w:hint="eastAsia"/>
          <w:bCs/>
          <w:sz w:val="22"/>
          <w:szCs w:val="20"/>
        </w:rPr>
        <w:t>G</w:t>
      </w:r>
      <w:r w:rsidRPr="00936555">
        <w:rPr>
          <w:rFonts w:ascii="Cambria" w:hAnsi="Cambria"/>
          <w:bCs/>
          <w:sz w:val="22"/>
          <w:szCs w:val="20"/>
        </w:rPr>
        <w:t xml:space="preserve">eographies: Cycles, </w:t>
      </w:r>
      <w:r>
        <w:rPr>
          <w:rFonts w:ascii="Cambria" w:hAnsi="Cambria" w:hint="eastAsia"/>
          <w:bCs/>
          <w:sz w:val="22"/>
          <w:szCs w:val="20"/>
        </w:rPr>
        <w:t>S</w:t>
      </w:r>
      <w:r w:rsidRPr="00936555">
        <w:rPr>
          <w:rFonts w:ascii="Cambria" w:hAnsi="Cambria"/>
          <w:bCs/>
          <w:sz w:val="22"/>
          <w:szCs w:val="20"/>
        </w:rPr>
        <w:t xml:space="preserve">paces, and </w:t>
      </w:r>
      <w:r>
        <w:rPr>
          <w:rFonts w:ascii="Cambria" w:hAnsi="Cambria" w:hint="eastAsia"/>
          <w:bCs/>
          <w:sz w:val="22"/>
          <w:szCs w:val="20"/>
        </w:rPr>
        <w:t>E</w:t>
      </w:r>
      <w:r w:rsidRPr="00936555">
        <w:rPr>
          <w:rFonts w:ascii="Cambria" w:hAnsi="Cambria"/>
          <w:bCs/>
          <w:sz w:val="22"/>
          <w:szCs w:val="20"/>
        </w:rPr>
        <w:t xml:space="preserve">merging </w:t>
      </w:r>
      <w:r>
        <w:rPr>
          <w:rFonts w:ascii="Cambria" w:hAnsi="Cambria" w:hint="eastAsia"/>
          <w:bCs/>
          <w:sz w:val="22"/>
          <w:szCs w:val="20"/>
        </w:rPr>
        <w:t>S</w:t>
      </w:r>
      <w:r w:rsidRPr="00936555">
        <w:rPr>
          <w:rFonts w:ascii="Cambria" w:hAnsi="Cambria"/>
          <w:bCs/>
          <w:sz w:val="22"/>
          <w:szCs w:val="20"/>
        </w:rPr>
        <w:t xml:space="preserve">pheres of </w:t>
      </w:r>
      <w:r>
        <w:rPr>
          <w:rFonts w:ascii="Cambria" w:hAnsi="Cambria" w:hint="eastAsia"/>
          <w:bCs/>
          <w:sz w:val="22"/>
          <w:szCs w:val="20"/>
        </w:rPr>
        <w:t>C</w:t>
      </w:r>
      <w:r w:rsidRPr="00936555">
        <w:rPr>
          <w:rFonts w:ascii="Cambria" w:hAnsi="Cambria"/>
          <w:bCs/>
          <w:sz w:val="22"/>
          <w:szCs w:val="20"/>
        </w:rPr>
        <w:t>oncern</w:t>
      </w:r>
      <w:r>
        <w:rPr>
          <w:rFonts w:ascii="Cambria" w:hAnsi="Cambria"/>
          <w:bCs/>
          <w:sz w:val="22"/>
          <w:szCs w:val="20"/>
        </w:rPr>
        <w:t xml:space="preserve">. </w:t>
      </w:r>
      <w:r w:rsidRPr="0075346D">
        <w:rPr>
          <w:rFonts w:ascii="Cambria" w:hAnsi="Cambria"/>
          <w:bCs/>
          <w:i/>
          <w:iCs/>
          <w:sz w:val="22"/>
          <w:szCs w:val="20"/>
        </w:rPr>
        <w:t>Progress in Environmental Geography</w:t>
      </w:r>
      <w:r>
        <w:rPr>
          <w:rFonts w:ascii="Cambria" w:hAnsi="Cambria"/>
          <w:bCs/>
          <w:sz w:val="22"/>
          <w:szCs w:val="20"/>
        </w:rPr>
        <w:t>, 2(4): 240-265.</w:t>
      </w:r>
    </w:p>
    <w:p w14:paraId="179D50BE" w14:textId="05D71192" w:rsidR="00D81B50" w:rsidRPr="00FC379E" w:rsidRDefault="00D81B50" w:rsidP="00D81B50">
      <w:pPr>
        <w:spacing w:line="240" w:lineRule="exact"/>
        <w:ind w:left="520" w:hangingChars="236" w:hanging="520"/>
        <w:jc w:val="both"/>
        <w:rPr>
          <w:rFonts w:ascii="Cambria" w:hAnsi="Cambria"/>
          <w:bCs/>
          <w:sz w:val="22"/>
          <w:szCs w:val="20"/>
        </w:rPr>
      </w:pPr>
      <w:r w:rsidRPr="003C442A">
        <w:rPr>
          <w:rFonts w:ascii="Cambria" w:hAnsi="Cambria"/>
          <w:b/>
          <w:sz w:val="22"/>
          <w:szCs w:val="20"/>
          <w:u w:val="single"/>
        </w:rPr>
        <w:t>Liao, Yu-Kai</w:t>
      </w:r>
      <w:r>
        <w:rPr>
          <w:rFonts w:ascii="Cambria" w:hAnsi="Cambria"/>
          <w:bCs/>
          <w:sz w:val="22"/>
          <w:szCs w:val="20"/>
        </w:rPr>
        <w:t xml:space="preserve"> (</w:t>
      </w:r>
      <w:r>
        <w:rPr>
          <w:rFonts w:ascii="Cambria" w:hAnsi="Cambria" w:hint="eastAsia"/>
          <w:bCs/>
          <w:sz w:val="22"/>
          <w:szCs w:val="20"/>
        </w:rPr>
        <w:t>2</w:t>
      </w:r>
      <w:r>
        <w:rPr>
          <w:rFonts w:ascii="Cambria" w:hAnsi="Cambria"/>
          <w:bCs/>
          <w:sz w:val="22"/>
          <w:szCs w:val="20"/>
        </w:rPr>
        <w:t xml:space="preserve">023) Shrimp in </w:t>
      </w:r>
      <w:r>
        <w:rPr>
          <w:rFonts w:ascii="Cambria" w:hAnsi="Cambria" w:hint="eastAsia"/>
          <w:bCs/>
          <w:sz w:val="22"/>
          <w:szCs w:val="20"/>
        </w:rPr>
        <w:t>L</w:t>
      </w:r>
      <w:r>
        <w:rPr>
          <w:rFonts w:ascii="Cambria" w:hAnsi="Cambria"/>
          <w:bCs/>
          <w:sz w:val="22"/>
          <w:szCs w:val="20"/>
        </w:rPr>
        <w:t xml:space="preserve">abs: Biosecurity and </w:t>
      </w:r>
      <w:r>
        <w:rPr>
          <w:rFonts w:ascii="Cambria" w:hAnsi="Cambria" w:hint="eastAsia"/>
          <w:bCs/>
          <w:sz w:val="22"/>
          <w:szCs w:val="20"/>
        </w:rPr>
        <w:t>H</w:t>
      </w:r>
      <w:r>
        <w:rPr>
          <w:rFonts w:ascii="Cambria" w:hAnsi="Cambria"/>
          <w:bCs/>
          <w:sz w:val="22"/>
          <w:szCs w:val="20"/>
        </w:rPr>
        <w:t>ydro-</w:t>
      </w:r>
      <w:r>
        <w:rPr>
          <w:rFonts w:ascii="Cambria" w:hAnsi="Cambria" w:hint="eastAsia"/>
          <w:bCs/>
          <w:sz w:val="22"/>
          <w:szCs w:val="20"/>
        </w:rPr>
        <w:t>S</w:t>
      </w:r>
      <w:r>
        <w:rPr>
          <w:rFonts w:ascii="Cambria" w:hAnsi="Cambria"/>
          <w:bCs/>
          <w:sz w:val="22"/>
          <w:szCs w:val="20"/>
        </w:rPr>
        <w:t xml:space="preserve">ocial Life. </w:t>
      </w:r>
      <w:r w:rsidRPr="00B53ED3">
        <w:rPr>
          <w:rFonts w:ascii="Cambria" w:hAnsi="Cambria"/>
          <w:bCs/>
          <w:i/>
          <w:iCs/>
          <w:sz w:val="22"/>
          <w:szCs w:val="20"/>
        </w:rPr>
        <w:t>Environment and Planning E: Nature and Space</w:t>
      </w:r>
      <w:r>
        <w:rPr>
          <w:rFonts w:ascii="Cambria" w:hAnsi="Cambria"/>
          <w:bCs/>
          <w:sz w:val="22"/>
          <w:szCs w:val="20"/>
        </w:rPr>
        <w:t xml:space="preserve">, </w:t>
      </w:r>
      <w:r>
        <w:rPr>
          <w:rFonts w:ascii="Cambria" w:hAnsi="Cambria" w:hint="eastAsia"/>
          <w:bCs/>
          <w:sz w:val="22"/>
          <w:szCs w:val="20"/>
        </w:rPr>
        <w:t>7</w:t>
      </w:r>
      <w:r>
        <w:rPr>
          <w:rFonts w:ascii="Cambria" w:hAnsi="Cambria"/>
          <w:bCs/>
          <w:sz w:val="22"/>
          <w:szCs w:val="20"/>
        </w:rPr>
        <w:t>(</w:t>
      </w:r>
      <w:r>
        <w:rPr>
          <w:rFonts w:ascii="Cambria" w:hAnsi="Cambria" w:hint="eastAsia"/>
          <w:bCs/>
          <w:sz w:val="22"/>
          <w:szCs w:val="20"/>
        </w:rPr>
        <w:t>1</w:t>
      </w:r>
      <w:r>
        <w:rPr>
          <w:rFonts w:ascii="Cambria" w:hAnsi="Cambria"/>
          <w:bCs/>
          <w:sz w:val="22"/>
          <w:szCs w:val="20"/>
        </w:rPr>
        <w:t xml:space="preserve">): </w:t>
      </w:r>
      <w:r>
        <w:rPr>
          <w:rFonts w:ascii="Cambria" w:hAnsi="Cambria" w:hint="eastAsia"/>
          <w:bCs/>
          <w:sz w:val="22"/>
          <w:szCs w:val="20"/>
        </w:rPr>
        <w:t>141-165</w:t>
      </w:r>
      <w:r>
        <w:rPr>
          <w:rFonts w:ascii="Cambria" w:hAnsi="Cambria"/>
          <w:bCs/>
          <w:sz w:val="22"/>
          <w:szCs w:val="20"/>
        </w:rPr>
        <w:t>.</w:t>
      </w:r>
      <w:del w:id="52" w:author="Yu-Kai Liao" w:date="2025-11-18T14:21:00Z">
        <w:r w:rsidRPr="003D5524" w:rsidDel="001A2898">
          <w:rPr>
            <w:rFonts w:ascii="Cambria" w:hAnsi="Cambria"/>
            <w:bCs/>
            <w:sz w:val="22"/>
            <w:szCs w:val="20"/>
          </w:rPr>
          <w:delText xml:space="preserve"> </w:delText>
        </w:r>
        <w:r w:rsidDel="001A2898">
          <w:rPr>
            <w:rFonts w:ascii="Cambria" w:hAnsi="Cambria"/>
            <w:bCs/>
            <w:sz w:val="22"/>
            <w:szCs w:val="20"/>
          </w:rPr>
          <w:delText>(SSCI)</w:delText>
        </w:r>
      </w:del>
    </w:p>
    <w:p w14:paraId="092F54B4" w14:textId="26C9CCD5" w:rsidR="00D81B50" w:rsidRPr="00881EEE" w:rsidRDefault="00D81B50" w:rsidP="00D81B50">
      <w:pPr>
        <w:spacing w:line="240" w:lineRule="exact"/>
        <w:ind w:left="519" w:hangingChars="236" w:hanging="519"/>
        <w:jc w:val="both"/>
        <w:rPr>
          <w:rFonts w:ascii="Cambria" w:hAnsi="Cambria"/>
          <w:b/>
          <w:sz w:val="22"/>
          <w:szCs w:val="20"/>
          <w:u w:val="single"/>
        </w:rPr>
      </w:pPr>
      <w:r w:rsidRPr="00881EEE">
        <w:rPr>
          <w:rFonts w:ascii="Cambria" w:hAnsi="Cambria"/>
          <w:bCs/>
          <w:sz w:val="22"/>
          <w:szCs w:val="20"/>
        </w:rPr>
        <w:t>Hong</w:t>
      </w:r>
      <w:r>
        <w:rPr>
          <w:rFonts w:ascii="Cambria" w:hAnsi="Cambria"/>
          <w:bCs/>
          <w:sz w:val="22"/>
          <w:szCs w:val="20"/>
        </w:rPr>
        <w:t xml:space="preserve">, </w:t>
      </w:r>
      <w:r>
        <w:rPr>
          <w:rFonts w:ascii="Cambria" w:hAnsi="Cambria" w:hint="eastAsia"/>
          <w:bCs/>
          <w:sz w:val="22"/>
          <w:szCs w:val="20"/>
        </w:rPr>
        <w:t>D</w:t>
      </w:r>
      <w:r>
        <w:rPr>
          <w:rFonts w:ascii="Cambria" w:hAnsi="Cambria"/>
          <w:bCs/>
          <w:sz w:val="22"/>
          <w:szCs w:val="20"/>
        </w:rPr>
        <w:t>ong-Li</w:t>
      </w:r>
      <w:r w:rsidRPr="00881EEE">
        <w:rPr>
          <w:rFonts w:ascii="Cambria" w:hAnsi="Cambria"/>
          <w:bCs/>
          <w:sz w:val="22"/>
          <w:szCs w:val="20"/>
        </w:rPr>
        <w:t xml:space="preserve">, </w:t>
      </w:r>
      <w:proofErr w:type="spellStart"/>
      <w:r w:rsidRPr="00881EEE">
        <w:rPr>
          <w:rFonts w:ascii="Cambria" w:hAnsi="Cambria"/>
          <w:bCs/>
          <w:sz w:val="22"/>
          <w:szCs w:val="20"/>
        </w:rPr>
        <w:t>Shiuh</w:t>
      </w:r>
      <w:proofErr w:type="spellEnd"/>
      <w:r w:rsidRPr="00881EEE">
        <w:rPr>
          <w:rFonts w:ascii="Cambria" w:hAnsi="Cambria"/>
          <w:bCs/>
          <w:sz w:val="22"/>
          <w:szCs w:val="20"/>
        </w:rPr>
        <w:t xml:space="preserve">-Shen </w:t>
      </w:r>
      <w:proofErr w:type="spellStart"/>
      <w:r w:rsidRPr="00881EEE">
        <w:rPr>
          <w:rFonts w:ascii="Cambria" w:hAnsi="Cambria"/>
          <w:bCs/>
          <w:sz w:val="22"/>
          <w:szCs w:val="20"/>
        </w:rPr>
        <w:t>Chien</w:t>
      </w:r>
      <w:proofErr w:type="spellEnd"/>
      <w:r w:rsidRPr="00881EEE">
        <w:rPr>
          <w:rFonts w:ascii="Cambria" w:hAnsi="Cambria"/>
          <w:bCs/>
          <w:sz w:val="22"/>
          <w:szCs w:val="20"/>
        </w:rPr>
        <w:t xml:space="preserve"> and </w:t>
      </w:r>
      <w:r w:rsidRPr="00881EEE">
        <w:rPr>
          <w:rFonts w:ascii="Cambria" w:hAnsi="Cambria"/>
          <w:b/>
          <w:sz w:val="22"/>
          <w:szCs w:val="20"/>
          <w:u w:val="single"/>
        </w:rPr>
        <w:t>Yu-Kai Liao</w:t>
      </w:r>
      <w:r w:rsidRPr="00881EEE">
        <w:rPr>
          <w:rFonts w:ascii="Cambria" w:hAnsi="Cambria"/>
          <w:bCs/>
          <w:sz w:val="22"/>
          <w:szCs w:val="20"/>
        </w:rPr>
        <w:t xml:space="preserve"> (20</w:t>
      </w:r>
      <w:r>
        <w:rPr>
          <w:rFonts w:ascii="Cambria" w:hAnsi="Cambria"/>
          <w:bCs/>
          <w:sz w:val="22"/>
          <w:szCs w:val="20"/>
        </w:rPr>
        <w:t>20</w:t>
      </w:r>
      <w:r w:rsidRPr="00881EEE">
        <w:rPr>
          <w:rFonts w:ascii="Cambria" w:hAnsi="Cambria"/>
          <w:bCs/>
          <w:sz w:val="22"/>
          <w:szCs w:val="20"/>
        </w:rPr>
        <w:t xml:space="preserve">) Green Developmentalism and Trade-offs between Natural Preservation and Environmental Exploitation in China. </w:t>
      </w:r>
      <w:r w:rsidRPr="00881EEE">
        <w:rPr>
          <w:rFonts w:ascii="Cambria" w:hAnsi="Cambria"/>
          <w:bCs/>
          <w:i/>
          <w:iCs/>
          <w:sz w:val="22"/>
          <w:szCs w:val="20"/>
        </w:rPr>
        <w:t>Environment and Planning E: Nature and Space</w:t>
      </w:r>
      <w:r>
        <w:rPr>
          <w:rFonts w:ascii="Cambria" w:hAnsi="Cambria"/>
          <w:bCs/>
          <w:sz w:val="22"/>
          <w:szCs w:val="20"/>
        </w:rPr>
        <w:t>, 3(3): 688-705</w:t>
      </w:r>
      <w:r w:rsidRPr="00881EEE">
        <w:rPr>
          <w:rFonts w:ascii="Cambria" w:hAnsi="Cambria"/>
          <w:bCs/>
          <w:sz w:val="22"/>
          <w:szCs w:val="20"/>
        </w:rPr>
        <w:t>.</w:t>
      </w:r>
      <w:r>
        <w:rPr>
          <w:rFonts w:ascii="Cambria" w:hAnsi="Cambria"/>
          <w:bCs/>
          <w:sz w:val="22"/>
          <w:szCs w:val="20"/>
        </w:rPr>
        <w:t xml:space="preserve"> </w:t>
      </w:r>
      <w:del w:id="53" w:author="Yu-Kai Liao" w:date="2025-11-18T14:21:00Z">
        <w:r w:rsidDel="001A2898">
          <w:rPr>
            <w:rFonts w:ascii="Cambria" w:hAnsi="Cambria"/>
            <w:bCs/>
            <w:sz w:val="22"/>
            <w:szCs w:val="20"/>
          </w:rPr>
          <w:delText>(SSCI)</w:delText>
        </w:r>
      </w:del>
    </w:p>
    <w:p w14:paraId="77D14266" w14:textId="77777777" w:rsidR="00D81B50" w:rsidRPr="00881EEE" w:rsidRDefault="00D81B50" w:rsidP="00D81B50">
      <w:pPr>
        <w:spacing w:line="240" w:lineRule="exact"/>
        <w:ind w:left="520" w:hangingChars="236" w:hanging="520"/>
        <w:jc w:val="both"/>
        <w:rPr>
          <w:rFonts w:ascii="Cambria" w:hAnsi="Cambria"/>
          <w:b/>
          <w:sz w:val="22"/>
          <w:szCs w:val="20"/>
          <w:u w:val="single"/>
        </w:rPr>
      </w:pPr>
      <w:bookmarkStart w:id="54" w:name="_Hlk140695645"/>
      <w:r>
        <w:rPr>
          <w:rFonts w:ascii="Cambria" w:hAnsi="Cambria" w:hint="eastAsia"/>
          <w:b/>
          <w:sz w:val="22"/>
          <w:szCs w:val="20"/>
          <w:u w:val="single"/>
        </w:rPr>
        <w:t>廖昱凱</w:t>
      </w:r>
      <w:r>
        <w:rPr>
          <w:rFonts w:ascii="Cambria" w:hAnsi="Cambria" w:hint="eastAsia"/>
          <w:bCs/>
          <w:sz w:val="22"/>
          <w:szCs w:val="20"/>
        </w:rPr>
        <w:t>、簡旭伸</w:t>
      </w:r>
      <w:r w:rsidRPr="00881EEE">
        <w:rPr>
          <w:rFonts w:ascii="Cambria" w:hAnsi="Cambria"/>
          <w:bCs/>
          <w:sz w:val="22"/>
          <w:szCs w:val="20"/>
        </w:rPr>
        <w:t xml:space="preserve">(2019) </w:t>
      </w:r>
      <w:r w:rsidRPr="00916705">
        <w:rPr>
          <w:rFonts w:ascii="Cambria" w:hAnsi="Cambria"/>
          <w:bCs/>
          <w:sz w:val="22"/>
          <w:szCs w:val="20"/>
        </w:rPr>
        <w:tab/>
      </w:r>
      <w:r w:rsidRPr="00916705">
        <w:rPr>
          <w:rFonts w:ascii="Cambria" w:hAnsi="Cambria" w:hint="eastAsia"/>
          <w:bCs/>
          <w:sz w:val="22"/>
          <w:szCs w:val="20"/>
        </w:rPr>
        <w:t>地理學中的量體轉向：領土立體化、地球物理政治與環境中的情感氛圍</w:t>
      </w:r>
      <w:r>
        <w:rPr>
          <w:rFonts w:ascii="Cambria" w:hAnsi="Cambria" w:hint="eastAsia"/>
          <w:bCs/>
          <w:sz w:val="22"/>
          <w:szCs w:val="20"/>
        </w:rPr>
        <w:t>。</w:t>
      </w:r>
      <w:r>
        <w:rPr>
          <w:rFonts w:ascii="Cambria" w:hAnsi="Cambria" w:hint="eastAsia"/>
          <w:bCs/>
          <w:i/>
          <w:iCs/>
          <w:sz w:val="22"/>
          <w:szCs w:val="20"/>
        </w:rPr>
        <w:t>地理學報</w:t>
      </w:r>
      <w:r w:rsidRPr="00881EEE">
        <w:rPr>
          <w:rFonts w:ascii="Cambria" w:hAnsi="Cambria"/>
          <w:bCs/>
          <w:sz w:val="22"/>
          <w:szCs w:val="20"/>
        </w:rPr>
        <w:t xml:space="preserve"> 92: 1-29</w:t>
      </w:r>
      <w:r>
        <w:rPr>
          <w:rFonts w:ascii="Cambria" w:hAnsi="Cambria" w:hint="eastAsia"/>
          <w:bCs/>
          <w:sz w:val="22"/>
          <w:szCs w:val="20"/>
        </w:rPr>
        <w:t>。</w:t>
      </w:r>
      <w:r>
        <w:rPr>
          <w:rFonts w:ascii="Cambria" w:hAnsi="Cambria" w:hint="eastAsia"/>
          <w:bCs/>
          <w:sz w:val="22"/>
          <w:szCs w:val="20"/>
        </w:rPr>
        <w:t>(TSSCI</w:t>
      </w:r>
      <w:r>
        <w:rPr>
          <w:rFonts w:ascii="Cambria" w:hAnsi="Cambria" w:hint="eastAsia"/>
          <w:bCs/>
          <w:sz w:val="22"/>
          <w:szCs w:val="20"/>
        </w:rPr>
        <w:t>一級期刊，第一作者</w:t>
      </w:r>
      <w:r>
        <w:rPr>
          <w:rFonts w:ascii="Cambria" w:hAnsi="Cambria" w:hint="eastAsia"/>
          <w:bCs/>
          <w:sz w:val="22"/>
          <w:szCs w:val="20"/>
        </w:rPr>
        <w:t>)</w:t>
      </w:r>
    </w:p>
    <w:p w14:paraId="31ED280F" w14:textId="591C71CB" w:rsidR="00D81B50" w:rsidRPr="009F7F9F" w:rsidRDefault="00D81B50" w:rsidP="00D81B50">
      <w:pPr>
        <w:spacing w:line="240" w:lineRule="exact"/>
        <w:ind w:left="520" w:hangingChars="236" w:hanging="520"/>
        <w:jc w:val="both"/>
        <w:rPr>
          <w:rFonts w:ascii="Cambria" w:hAnsi="Cambria"/>
          <w:b/>
          <w:sz w:val="22"/>
          <w:szCs w:val="20"/>
          <w:u w:val="single"/>
        </w:rPr>
      </w:pPr>
      <w:r>
        <w:rPr>
          <w:rFonts w:ascii="Cambria" w:hAnsi="Cambria" w:hint="eastAsia"/>
          <w:b/>
          <w:sz w:val="22"/>
          <w:szCs w:val="20"/>
          <w:u w:val="single"/>
        </w:rPr>
        <w:t>廖昱凱</w:t>
      </w:r>
      <w:r w:rsidRPr="00881EEE">
        <w:rPr>
          <w:rFonts w:ascii="Cambria" w:hAnsi="Cambria"/>
          <w:sz w:val="22"/>
          <w:szCs w:val="20"/>
        </w:rPr>
        <w:t xml:space="preserve"> (2017) </w:t>
      </w:r>
      <w:r w:rsidRPr="00916705">
        <w:rPr>
          <w:rFonts w:ascii="Cambria" w:hAnsi="Cambria" w:hint="eastAsia"/>
          <w:sz w:val="22"/>
          <w:szCs w:val="20"/>
        </w:rPr>
        <w:t>點石成金－事業電子廢棄物與貴金屬回收的市場化分析</w:t>
      </w:r>
      <w:r>
        <w:rPr>
          <w:rFonts w:ascii="Cambria" w:hAnsi="Cambria" w:hint="eastAsia"/>
          <w:sz w:val="22"/>
          <w:szCs w:val="20"/>
        </w:rPr>
        <w:t>。</w:t>
      </w:r>
      <w:r>
        <w:rPr>
          <w:rFonts w:ascii="Cambria" w:hAnsi="Cambria" w:hint="eastAsia"/>
          <w:i/>
          <w:sz w:val="22"/>
          <w:szCs w:val="20"/>
        </w:rPr>
        <w:t>地理學報</w:t>
      </w:r>
      <w:r>
        <w:rPr>
          <w:rFonts w:ascii="Cambria" w:hAnsi="Cambria" w:hint="eastAsia"/>
          <w:sz w:val="22"/>
          <w:szCs w:val="20"/>
        </w:rPr>
        <w:t>。</w:t>
      </w:r>
      <w:r w:rsidRPr="00881EEE">
        <w:rPr>
          <w:rFonts w:ascii="Cambria" w:hAnsi="Cambria"/>
          <w:sz w:val="22"/>
          <w:szCs w:val="20"/>
        </w:rPr>
        <w:t>85: 47-71</w:t>
      </w:r>
      <w:r>
        <w:rPr>
          <w:rFonts w:ascii="Cambria" w:hAnsi="Cambria" w:hint="eastAsia"/>
          <w:sz w:val="22"/>
          <w:szCs w:val="20"/>
        </w:rPr>
        <w:t>。</w:t>
      </w:r>
      <w:del w:id="55" w:author="Yu-Kai Liao" w:date="2025-11-18T14:21:00Z">
        <w:r w:rsidDel="001A2898">
          <w:rPr>
            <w:rFonts w:ascii="Cambria" w:hAnsi="Cambria" w:hint="eastAsia"/>
            <w:bCs/>
            <w:sz w:val="22"/>
            <w:szCs w:val="20"/>
          </w:rPr>
          <w:delText>(TSSCI</w:delText>
        </w:r>
        <w:r w:rsidDel="001A2898">
          <w:rPr>
            <w:rFonts w:ascii="Cambria" w:hAnsi="Cambria" w:hint="eastAsia"/>
            <w:bCs/>
            <w:sz w:val="22"/>
            <w:szCs w:val="20"/>
          </w:rPr>
          <w:delText>一級期刊</w:delText>
        </w:r>
        <w:r w:rsidDel="001A2898">
          <w:rPr>
            <w:rFonts w:ascii="Cambria" w:hAnsi="Cambria" w:hint="eastAsia"/>
            <w:bCs/>
            <w:sz w:val="22"/>
            <w:szCs w:val="20"/>
          </w:rPr>
          <w:delText>)</w:delText>
        </w:r>
      </w:del>
    </w:p>
    <w:p w14:paraId="72269B97" w14:textId="35938576" w:rsidR="00D81B50" w:rsidRDefault="00D81B50" w:rsidP="00D81B50">
      <w:pPr>
        <w:spacing w:line="240" w:lineRule="exact"/>
        <w:ind w:left="519" w:hangingChars="236" w:hanging="519"/>
        <w:jc w:val="both"/>
        <w:rPr>
          <w:rFonts w:ascii="Cambria" w:hAnsi="Cambria"/>
          <w:bCs/>
          <w:sz w:val="22"/>
          <w:szCs w:val="20"/>
        </w:rPr>
      </w:pPr>
      <w:r>
        <w:rPr>
          <w:rFonts w:ascii="Cambria" w:hAnsi="Cambria" w:hint="eastAsia"/>
          <w:sz w:val="22"/>
          <w:szCs w:val="20"/>
        </w:rPr>
        <w:t>盧鏡臣、周素卿、</w:t>
      </w:r>
      <w:r w:rsidRPr="00D53F82">
        <w:rPr>
          <w:rFonts w:ascii="Cambria" w:hAnsi="Cambria" w:hint="eastAsia"/>
          <w:b/>
          <w:bCs/>
          <w:sz w:val="22"/>
          <w:szCs w:val="20"/>
          <w:u w:val="single"/>
        </w:rPr>
        <w:t>廖昱凱</w:t>
      </w:r>
      <w:r w:rsidRPr="00881EEE">
        <w:rPr>
          <w:rFonts w:ascii="Cambria" w:hAnsi="Cambria"/>
          <w:sz w:val="22"/>
          <w:szCs w:val="20"/>
        </w:rPr>
        <w:t xml:space="preserve"> (2015)</w:t>
      </w:r>
      <w:r w:rsidRPr="00916705">
        <w:rPr>
          <w:rFonts w:hint="eastAsia"/>
        </w:rPr>
        <w:t xml:space="preserve"> </w:t>
      </w:r>
      <w:r w:rsidRPr="00916705">
        <w:rPr>
          <w:rFonts w:ascii="Cambria" w:hAnsi="Cambria" w:hint="eastAsia"/>
          <w:sz w:val="22"/>
          <w:szCs w:val="20"/>
        </w:rPr>
        <w:t>落差與接軌？從國際發展看台灣的都市氣候治理與研究</w:t>
      </w:r>
      <w:r>
        <w:rPr>
          <w:rFonts w:ascii="Cambria" w:hAnsi="Cambria" w:hint="eastAsia"/>
          <w:sz w:val="22"/>
          <w:szCs w:val="20"/>
        </w:rPr>
        <w:t>。</w:t>
      </w:r>
      <w:r>
        <w:rPr>
          <w:rFonts w:ascii="Cambria" w:hAnsi="Cambria" w:hint="eastAsia"/>
          <w:i/>
          <w:sz w:val="22"/>
          <w:szCs w:val="20"/>
        </w:rPr>
        <w:t>都市與計劃</w:t>
      </w:r>
      <w:r>
        <w:rPr>
          <w:rFonts w:ascii="Cambria" w:hAnsi="Cambria" w:hint="eastAsia"/>
          <w:sz w:val="22"/>
          <w:szCs w:val="20"/>
        </w:rPr>
        <w:t>。</w:t>
      </w:r>
      <w:r w:rsidRPr="00881EEE">
        <w:rPr>
          <w:rFonts w:ascii="Cambria" w:hAnsi="Cambria"/>
          <w:sz w:val="22"/>
          <w:szCs w:val="20"/>
        </w:rPr>
        <w:t>42(1): 7-38</w:t>
      </w:r>
      <w:r>
        <w:rPr>
          <w:rFonts w:ascii="Cambria" w:hAnsi="Cambria" w:hint="eastAsia"/>
          <w:sz w:val="22"/>
          <w:szCs w:val="20"/>
        </w:rPr>
        <w:t>。</w:t>
      </w:r>
      <w:del w:id="56" w:author="Yu-Kai Liao" w:date="2025-11-18T14:21:00Z">
        <w:r w:rsidDel="001A2898">
          <w:rPr>
            <w:rFonts w:ascii="Cambria" w:hAnsi="Cambria" w:hint="eastAsia"/>
            <w:bCs/>
            <w:sz w:val="22"/>
            <w:szCs w:val="20"/>
          </w:rPr>
          <w:delText>(TSSCI</w:delText>
        </w:r>
        <w:r w:rsidDel="001A2898">
          <w:rPr>
            <w:rFonts w:ascii="Cambria" w:hAnsi="Cambria" w:hint="eastAsia"/>
            <w:bCs/>
            <w:sz w:val="22"/>
            <w:szCs w:val="20"/>
          </w:rPr>
          <w:delText>一級期刊</w:delText>
        </w:r>
        <w:r w:rsidDel="001A2898">
          <w:rPr>
            <w:rFonts w:ascii="Cambria" w:hAnsi="Cambria" w:hint="eastAsia"/>
            <w:bCs/>
            <w:sz w:val="22"/>
            <w:szCs w:val="20"/>
          </w:rPr>
          <w:delText>)</w:delText>
        </w:r>
      </w:del>
    </w:p>
    <w:bookmarkEnd w:id="54"/>
    <w:p w14:paraId="0464D4AE" w14:textId="2A7F52AC" w:rsidR="00D21B1C" w:rsidRDefault="00D21B1C">
      <w:pPr>
        <w:rPr>
          <w:ins w:id="57" w:author="Yu-Kai Liao" w:date="2025-11-18T14:32:00Z"/>
        </w:rPr>
      </w:pPr>
    </w:p>
    <w:p w14:paraId="719368D2" w14:textId="3766B8B3" w:rsidR="00592063" w:rsidRDefault="00592063">
      <w:pPr>
        <w:rPr>
          <w:ins w:id="58" w:author="Yu-Kai Liao" w:date="2025-11-18T14:32:00Z"/>
        </w:rPr>
      </w:pPr>
      <w:ins w:id="59" w:author="Yu-Kai Liao" w:date="2025-11-18T14:32:00Z">
        <w:r>
          <w:rPr>
            <w:rFonts w:hint="eastAsia"/>
          </w:rPr>
          <w:t>專書論文</w:t>
        </w:r>
      </w:ins>
    </w:p>
    <w:p w14:paraId="05F40390" w14:textId="77777777" w:rsidR="00592063" w:rsidRPr="009F7F9F" w:rsidRDefault="00592063" w:rsidP="00592063">
      <w:pPr>
        <w:spacing w:line="240" w:lineRule="exact"/>
        <w:ind w:left="565" w:hangingChars="257" w:hanging="565"/>
        <w:jc w:val="both"/>
        <w:rPr>
          <w:ins w:id="60" w:author="Yu-Kai Liao" w:date="2025-11-18T14:32:00Z"/>
          <w:rFonts w:ascii="Cambria" w:hAnsi="Cambria"/>
          <w:sz w:val="22"/>
          <w:szCs w:val="20"/>
        </w:rPr>
      </w:pPr>
      <w:ins w:id="61" w:author="Yu-Kai Liao" w:date="2025-11-18T14:32:00Z">
        <w:r w:rsidRPr="009F7F9F">
          <w:rPr>
            <w:rFonts w:ascii="Cambria" w:hAnsi="Cambria"/>
            <w:sz w:val="22"/>
            <w:szCs w:val="20"/>
          </w:rPr>
          <w:t>Hsu, Jinn-</w:t>
        </w:r>
        <w:proofErr w:type="spellStart"/>
        <w:r w:rsidRPr="009F7F9F">
          <w:rPr>
            <w:rFonts w:ascii="Cambria" w:hAnsi="Cambria"/>
            <w:sz w:val="22"/>
            <w:szCs w:val="20"/>
          </w:rPr>
          <w:t>Yuh</w:t>
        </w:r>
        <w:proofErr w:type="spellEnd"/>
        <w:r w:rsidRPr="009F7F9F">
          <w:rPr>
            <w:rFonts w:ascii="Cambria" w:hAnsi="Cambria"/>
            <w:sz w:val="22"/>
            <w:szCs w:val="20"/>
          </w:rPr>
          <w:t xml:space="preserve"> and </w:t>
        </w:r>
        <w:r w:rsidRPr="009F7F9F">
          <w:rPr>
            <w:rFonts w:ascii="Cambria" w:hAnsi="Cambria"/>
            <w:b/>
            <w:sz w:val="22"/>
            <w:szCs w:val="20"/>
            <w:u w:val="single"/>
          </w:rPr>
          <w:t>Yu-Kai Liao</w:t>
        </w:r>
        <w:r w:rsidRPr="009F7F9F">
          <w:rPr>
            <w:rFonts w:ascii="Cambria" w:hAnsi="Cambria"/>
            <w:sz w:val="22"/>
            <w:szCs w:val="20"/>
          </w:rPr>
          <w:t xml:space="preserve"> (2017) Path Dependence. In D. Richardson, N. </w:t>
        </w:r>
        <w:proofErr w:type="spellStart"/>
        <w:r w:rsidRPr="009F7F9F">
          <w:rPr>
            <w:rFonts w:ascii="Cambria" w:hAnsi="Cambria"/>
            <w:sz w:val="22"/>
            <w:szCs w:val="20"/>
          </w:rPr>
          <w:t>Castree</w:t>
        </w:r>
        <w:proofErr w:type="spellEnd"/>
        <w:r w:rsidRPr="009F7F9F">
          <w:rPr>
            <w:rFonts w:ascii="Cambria" w:hAnsi="Cambria"/>
            <w:sz w:val="22"/>
            <w:szCs w:val="20"/>
          </w:rPr>
          <w:t xml:space="preserve">, M. Goodchild, W. Liu, A. Kobayashi &amp; R. Marston (eds) </w:t>
        </w:r>
        <w:r w:rsidRPr="009F7F9F">
          <w:rPr>
            <w:rFonts w:ascii="Cambria" w:hAnsi="Cambria"/>
            <w:i/>
            <w:sz w:val="22"/>
            <w:szCs w:val="20"/>
          </w:rPr>
          <w:t xml:space="preserve">The Wiley-AAG international </w:t>
        </w:r>
        <w:proofErr w:type="spellStart"/>
        <w:r w:rsidRPr="009F7F9F">
          <w:rPr>
            <w:rFonts w:ascii="Cambria" w:hAnsi="Cambria"/>
            <w:i/>
            <w:sz w:val="22"/>
            <w:szCs w:val="20"/>
          </w:rPr>
          <w:t>encyclopedia</w:t>
        </w:r>
        <w:proofErr w:type="spellEnd"/>
        <w:r w:rsidRPr="009F7F9F">
          <w:rPr>
            <w:rFonts w:ascii="Cambria" w:hAnsi="Cambria"/>
            <w:i/>
            <w:sz w:val="22"/>
            <w:szCs w:val="20"/>
          </w:rPr>
          <w:t xml:space="preserve"> of geography</w:t>
        </w:r>
        <w:r w:rsidRPr="009F7F9F">
          <w:rPr>
            <w:rFonts w:ascii="Cambria" w:hAnsi="Cambria"/>
            <w:sz w:val="22"/>
            <w:szCs w:val="20"/>
          </w:rPr>
          <w:t>. Oxford: Wiley-Blackwell.</w:t>
        </w:r>
      </w:ins>
    </w:p>
    <w:p w14:paraId="7AC88384" w14:textId="796A4CA5" w:rsidR="00592063" w:rsidRDefault="00592063">
      <w:pPr>
        <w:rPr>
          <w:ins w:id="62" w:author="Yu-Kai Liao" w:date="2025-11-18T14:32:00Z"/>
        </w:rPr>
      </w:pPr>
    </w:p>
    <w:p w14:paraId="7E0B5325" w14:textId="4E800599" w:rsidR="00592063" w:rsidRDefault="00592063">
      <w:pPr>
        <w:rPr>
          <w:ins w:id="63" w:author="Yu-Kai Liao" w:date="2025-11-18T14:32:00Z"/>
        </w:rPr>
      </w:pPr>
      <w:ins w:id="64" w:author="Yu-Kai Liao" w:date="2025-11-18T14:32:00Z">
        <w:r>
          <w:rPr>
            <w:rFonts w:hint="eastAsia"/>
          </w:rPr>
          <w:t>書評</w:t>
        </w:r>
      </w:ins>
    </w:p>
    <w:p w14:paraId="29862C2A" w14:textId="6DB1C633" w:rsidR="00592063" w:rsidRDefault="00592063" w:rsidP="00592063">
      <w:pPr>
        <w:spacing w:line="240" w:lineRule="exact"/>
        <w:ind w:left="566" w:hangingChars="257" w:hanging="566"/>
        <w:jc w:val="both"/>
        <w:rPr>
          <w:ins w:id="65" w:author="Yu-Kai Liao" w:date="2025-11-18T14:33:00Z"/>
          <w:rFonts w:ascii="Cambria" w:hAnsi="Cambria"/>
          <w:sz w:val="22"/>
        </w:rPr>
      </w:pPr>
      <w:ins w:id="66" w:author="Yu-Kai Liao" w:date="2025-11-18T14:33:00Z">
        <w:r>
          <w:rPr>
            <w:rFonts w:ascii="Cambria" w:hAnsi="Cambria" w:hint="eastAsia"/>
            <w:b/>
            <w:sz w:val="22"/>
            <w:u w:val="single"/>
          </w:rPr>
          <w:t>廖昱凱</w:t>
        </w:r>
        <w:r w:rsidRPr="008148E3">
          <w:rPr>
            <w:rFonts w:ascii="Cambria" w:hAnsi="Cambria"/>
            <w:sz w:val="22"/>
          </w:rPr>
          <w:t xml:space="preserve"> </w:t>
        </w:r>
        <w:r w:rsidRPr="00053BDD">
          <w:rPr>
            <w:rFonts w:ascii="Cambria" w:hAnsi="Cambria"/>
            <w:sz w:val="22"/>
          </w:rPr>
          <w:t xml:space="preserve">(2023) </w:t>
        </w:r>
        <w:r>
          <w:rPr>
            <w:rFonts w:ascii="Cambria" w:hAnsi="Cambria" w:hint="eastAsia"/>
            <w:sz w:val="22"/>
          </w:rPr>
          <w:t>書評</w:t>
        </w:r>
        <w:r>
          <w:rPr>
            <w:rFonts w:ascii="Cambria" w:hAnsi="Cambria"/>
            <w:sz w:val="22"/>
          </w:rPr>
          <w:t>: U</w:t>
        </w:r>
        <w:r w:rsidRPr="00053BDD">
          <w:rPr>
            <w:rFonts w:ascii="Cambria" w:hAnsi="Cambria"/>
            <w:sz w:val="22"/>
          </w:rPr>
          <w:t xml:space="preserve">nderflows: Queer Trans Ecologies and River Justice. Cleo </w:t>
        </w:r>
        <w:proofErr w:type="spellStart"/>
        <w:r w:rsidRPr="00053BDD">
          <w:rPr>
            <w:rFonts w:ascii="Cambria" w:hAnsi="Cambria"/>
            <w:sz w:val="22"/>
          </w:rPr>
          <w:t>Woelfle</w:t>
        </w:r>
        <w:proofErr w:type="spellEnd"/>
        <w:r w:rsidRPr="00053BDD">
          <w:rPr>
            <w:rFonts w:ascii="Cambria" w:hAnsi="Cambria"/>
            <w:sz w:val="22"/>
          </w:rPr>
          <w:t xml:space="preserve"> Hazard. 2022. Seattle, United States: University of Washington Press</w:t>
        </w:r>
        <w:r>
          <w:rPr>
            <w:rFonts w:ascii="Cambria" w:hAnsi="Cambria" w:hint="eastAsia"/>
            <w:sz w:val="22"/>
          </w:rPr>
          <w:t>。</w:t>
        </w:r>
        <w:r w:rsidRPr="009F7F9F">
          <w:rPr>
            <w:rFonts w:ascii="Cambria" w:hAnsi="Cambria" w:hint="eastAsia"/>
            <w:i/>
            <w:iCs/>
            <w:sz w:val="22"/>
          </w:rPr>
          <w:t>地理學報</w:t>
        </w:r>
        <w:r>
          <w:rPr>
            <w:rFonts w:ascii="Cambria" w:hAnsi="Cambria" w:hint="eastAsia"/>
            <w:sz w:val="22"/>
          </w:rPr>
          <w:t>。</w:t>
        </w:r>
        <w:r w:rsidRPr="00053BDD">
          <w:rPr>
            <w:rFonts w:ascii="Cambria" w:hAnsi="Cambria"/>
            <w:sz w:val="22"/>
          </w:rPr>
          <w:t xml:space="preserve"> </w:t>
        </w:r>
        <w:r>
          <w:rPr>
            <w:rFonts w:ascii="Cambria" w:hAnsi="Cambria"/>
            <w:sz w:val="22"/>
          </w:rPr>
          <w:t>104: 141-151</w:t>
        </w:r>
        <w:r>
          <w:rPr>
            <w:rFonts w:ascii="Cambria" w:hAnsi="Cambria" w:hint="eastAsia"/>
            <w:sz w:val="22"/>
          </w:rPr>
          <w:t>。</w:t>
        </w:r>
      </w:ins>
    </w:p>
    <w:p w14:paraId="37E05D50" w14:textId="07D9A83F" w:rsidR="00592063" w:rsidRDefault="00592063">
      <w:pPr>
        <w:spacing w:line="240" w:lineRule="exact"/>
        <w:ind w:left="566" w:hangingChars="257" w:hanging="566"/>
        <w:rPr>
          <w:ins w:id="67" w:author="Yu-Kai Liao" w:date="2025-11-18T14:33:00Z"/>
          <w:rFonts w:ascii="Cambria" w:hAnsi="Cambria"/>
          <w:b/>
          <w:sz w:val="22"/>
          <w:u w:val="single"/>
        </w:rPr>
        <w:pPrChange w:id="68" w:author="Yu-Kai Liao" w:date="2025-11-18T14:34:00Z">
          <w:pPr>
            <w:spacing w:line="240" w:lineRule="exact"/>
            <w:ind w:left="566" w:hangingChars="257" w:hanging="566"/>
            <w:jc w:val="both"/>
          </w:pPr>
        </w:pPrChange>
      </w:pPr>
      <w:commentRangeStart w:id="69"/>
      <w:ins w:id="70" w:author="Yu-Kai Liao" w:date="2025-11-18T14:33:00Z">
        <w:r>
          <w:rPr>
            <w:rFonts w:ascii="Cambria" w:hAnsi="Cambria" w:hint="eastAsia"/>
            <w:b/>
            <w:sz w:val="22"/>
            <w:u w:val="single"/>
          </w:rPr>
          <w:t>廖昱凱</w:t>
        </w:r>
        <w:r w:rsidRPr="008148E3">
          <w:rPr>
            <w:rFonts w:ascii="Cambria" w:hAnsi="Cambria"/>
            <w:sz w:val="22"/>
          </w:rPr>
          <w:t xml:space="preserve"> (</w:t>
        </w:r>
        <w:r>
          <w:rPr>
            <w:rFonts w:ascii="Cambria" w:hAnsi="Cambria" w:hint="eastAsia"/>
            <w:sz w:val="22"/>
          </w:rPr>
          <w:t>2</w:t>
        </w:r>
        <w:r>
          <w:rPr>
            <w:rFonts w:ascii="Cambria" w:hAnsi="Cambria"/>
            <w:sz w:val="22"/>
          </w:rPr>
          <w:t>02</w:t>
        </w:r>
        <w:r>
          <w:rPr>
            <w:rFonts w:ascii="Cambria" w:hAnsi="Cambria" w:hint="eastAsia"/>
            <w:sz w:val="22"/>
          </w:rPr>
          <w:t>1</w:t>
        </w:r>
        <w:r w:rsidRPr="008148E3">
          <w:rPr>
            <w:rFonts w:ascii="Cambria" w:hAnsi="Cambria"/>
            <w:sz w:val="22"/>
          </w:rPr>
          <w:t xml:space="preserve">) </w:t>
        </w:r>
        <w:r>
          <w:rPr>
            <w:rFonts w:ascii="Cambria" w:hAnsi="Cambria" w:hint="eastAsia"/>
            <w:sz w:val="22"/>
          </w:rPr>
          <w:t>書評：</w:t>
        </w:r>
        <w:r w:rsidRPr="00592063">
          <w:rPr>
            <w:rFonts w:ascii="Cambria" w:hAnsi="Cambria"/>
            <w:sz w:val="22"/>
          </w:rPr>
          <w:t>Pamela D. McElwee. Forests Are Gold: Trees, People, and Environmental Rule in Vietnam, Seattle, United States: University of Washington Press, 2016</w:t>
        </w:r>
        <w:r>
          <w:rPr>
            <w:rFonts w:ascii="Cambria" w:hAnsi="Cambria" w:hint="eastAsia"/>
            <w:sz w:val="22"/>
          </w:rPr>
          <w:t>。</w:t>
        </w:r>
      </w:ins>
      <w:ins w:id="71" w:author="Yu-Kai Liao" w:date="2025-11-18T14:34:00Z">
        <w:r>
          <w:rPr>
            <w:rFonts w:ascii="Cambria" w:hAnsi="Cambria" w:hint="eastAsia"/>
            <w:i/>
            <w:iCs/>
            <w:sz w:val="22"/>
          </w:rPr>
          <w:t>Jo</w:t>
        </w:r>
        <w:r>
          <w:rPr>
            <w:rFonts w:ascii="Cambria" w:hAnsi="Cambria"/>
            <w:i/>
            <w:iCs/>
            <w:sz w:val="22"/>
          </w:rPr>
          <w:t>urnal of Viet Nam Hoc.</w:t>
        </w:r>
        <w:r>
          <w:rPr>
            <w:rFonts w:ascii="Cambria" w:hAnsi="Cambria" w:hint="eastAsia"/>
            <w:sz w:val="22"/>
          </w:rPr>
          <w:t xml:space="preserve"> </w:t>
        </w:r>
      </w:ins>
      <w:ins w:id="72" w:author="Yu-Kai Liao" w:date="2025-11-18T14:33:00Z">
        <w:r>
          <w:rPr>
            <w:rFonts w:ascii="Cambria" w:hAnsi="Cambria"/>
            <w:iCs/>
            <w:sz w:val="22"/>
          </w:rPr>
          <w:t xml:space="preserve">2: </w:t>
        </w:r>
      </w:ins>
      <w:ins w:id="73" w:author="Yu-Kai Liao" w:date="2025-11-18T14:34:00Z">
        <w:r>
          <w:rPr>
            <w:rFonts w:ascii="Cambria" w:hAnsi="Cambria"/>
            <w:iCs/>
            <w:sz w:val="22"/>
          </w:rPr>
          <w:t>52-55.</w:t>
        </w:r>
      </w:ins>
      <w:commentRangeEnd w:id="69"/>
      <w:ins w:id="74" w:author="Yu-Kai Liao" w:date="2025-11-18T14:42:00Z">
        <w:r w:rsidR="004941E9">
          <w:rPr>
            <w:rStyle w:val="ae"/>
          </w:rPr>
          <w:commentReference w:id="69"/>
        </w:r>
      </w:ins>
    </w:p>
    <w:p w14:paraId="580D89F6" w14:textId="77777777" w:rsidR="00592063" w:rsidRDefault="00592063" w:rsidP="00592063">
      <w:pPr>
        <w:spacing w:line="240" w:lineRule="exact"/>
        <w:ind w:left="565" w:hangingChars="257" w:hanging="565"/>
        <w:jc w:val="both"/>
        <w:rPr>
          <w:ins w:id="75" w:author="Yu-Kai Liao" w:date="2025-11-18T14:33:00Z"/>
          <w:rFonts w:ascii="Cambria" w:hAnsi="Cambria"/>
          <w:sz w:val="22"/>
        </w:rPr>
      </w:pPr>
    </w:p>
    <w:p w14:paraId="1B59217A" w14:textId="77777777" w:rsidR="00592063" w:rsidRDefault="00592063" w:rsidP="00592063">
      <w:pPr>
        <w:spacing w:line="240" w:lineRule="exact"/>
        <w:ind w:left="566" w:hangingChars="257" w:hanging="566"/>
        <w:jc w:val="both"/>
        <w:rPr>
          <w:ins w:id="76" w:author="Yu-Kai Liao" w:date="2025-11-18T14:33:00Z"/>
          <w:rFonts w:ascii="Cambria" w:hAnsi="Cambria"/>
          <w:b/>
          <w:sz w:val="22"/>
          <w:u w:val="single"/>
        </w:rPr>
      </w:pPr>
      <w:ins w:id="77" w:author="Yu-Kai Liao" w:date="2025-11-18T14:33:00Z">
        <w:r>
          <w:rPr>
            <w:rFonts w:ascii="Cambria" w:hAnsi="Cambria" w:hint="eastAsia"/>
            <w:b/>
            <w:sz w:val="22"/>
            <w:u w:val="single"/>
          </w:rPr>
          <w:t>廖昱凱</w:t>
        </w:r>
        <w:r w:rsidRPr="008148E3">
          <w:rPr>
            <w:rFonts w:ascii="Cambria" w:hAnsi="Cambria"/>
            <w:sz w:val="22"/>
          </w:rPr>
          <w:t xml:space="preserve"> (</w:t>
        </w:r>
        <w:r>
          <w:rPr>
            <w:rFonts w:ascii="Cambria" w:hAnsi="Cambria" w:hint="eastAsia"/>
            <w:sz w:val="22"/>
          </w:rPr>
          <w:t>2</w:t>
        </w:r>
        <w:r>
          <w:rPr>
            <w:rFonts w:ascii="Cambria" w:hAnsi="Cambria"/>
            <w:sz w:val="22"/>
          </w:rPr>
          <w:t>020</w:t>
        </w:r>
        <w:r w:rsidRPr="008148E3">
          <w:rPr>
            <w:rFonts w:ascii="Cambria" w:hAnsi="Cambria"/>
            <w:sz w:val="22"/>
          </w:rPr>
          <w:t xml:space="preserve">) </w:t>
        </w:r>
        <w:r>
          <w:rPr>
            <w:rFonts w:ascii="Cambria" w:hAnsi="Cambria" w:hint="eastAsia"/>
            <w:sz w:val="22"/>
          </w:rPr>
          <w:t>書評：</w:t>
        </w:r>
        <w:r w:rsidRPr="00914381">
          <w:rPr>
            <w:rFonts w:ascii="Cambria" w:hAnsi="Cambria"/>
            <w:sz w:val="22"/>
          </w:rPr>
          <w:t>Viral Economies: Bird Flu Experiments in Vietnam</w:t>
        </w:r>
        <w:r>
          <w:rPr>
            <w:rFonts w:ascii="Cambria" w:hAnsi="Cambria"/>
            <w:sz w:val="22"/>
          </w:rPr>
          <w:t>.</w:t>
        </w:r>
        <w:r w:rsidRPr="008148E3">
          <w:rPr>
            <w:rFonts w:ascii="Cambria" w:hAnsi="Cambria"/>
            <w:sz w:val="22"/>
          </w:rPr>
          <w:t xml:space="preserve"> </w:t>
        </w:r>
        <w:r w:rsidRPr="00914381">
          <w:rPr>
            <w:rFonts w:ascii="Cambria" w:hAnsi="Cambria"/>
            <w:sz w:val="22"/>
          </w:rPr>
          <w:t>Natalie Porter</w:t>
        </w:r>
        <w:r w:rsidRPr="008148E3">
          <w:rPr>
            <w:rFonts w:ascii="Cambria" w:hAnsi="Cambria"/>
            <w:sz w:val="22"/>
          </w:rPr>
          <w:t>. 201</w:t>
        </w:r>
        <w:r>
          <w:rPr>
            <w:rFonts w:ascii="Cambria" w:hAnsi="Cambria"/>
            <w:sz w:val="22"/>
          </w:rPr>
          <w:t>9</w:t>
        </w:r>
        <w:r w:rsidRPr="008148E3">
          <w:rPr>
            <w:rFonts w:ascii="Cambria" w:hAnsi="Cambria"/>
            <w:sz w:val="22"/>
          </w:rPr>
          <w:t>. United States:</w:t>
        </w:r>
        <w:r w:rsidRPr="00914381">
          <w:t xml:space="preserve"> </w:t>
        </w:r>
        <w:r w:rsidRPr="00914381">
          <w:rPr>
            <w:rFonts w:ascii="Cambria" w:hAnsi="Cambria"/>
            <w:sz w:val="22"/>
          </w:rPr>
          <w:t>University of Chicago Press</w:t>
        </w:r>
        <w:r>
          <w:rPr>
            <w:rFonts w:ascii="Cambria" w:hAnsi="Cambria" w:hint="eastAsia"/>
            <w:sz w:val="22"/>
          </w:rPr>
          <w:t>。</w:t>
        </w:r>
        <w:r w:rsidRPr="00916705">
          <w:rPr>
            <w:rFonts w:ascii="Cambria" w:hAnsi="Cambria" w:hint="eastAsia"/>
            <w:i/>
            <w:iCs/>
            <w:sz w:val="22"/>
          </w:rPr>
          <w:t>考古人類學刊</w:t>
        </w:r>
        <w:r>
          <w:rPr>
            <w:rFonts w:ascii="Cambria" w:hAnsi="Cambria" w:hint="eastAsia"/>
            <w:sz w:val="22"/>
          </w:rPr>
          <w:t>。</w:t>
        </w:r>
        <w:r>
          <w:rPr>
            <w:rFonts w:ascii="Cambria" w:hAnsi="Cambria" w:hint="eastAsia"/>
            <w:iCs/>
            <w:sz w:val="22"/>
          </w:rPr>
          <w:t>9</w:t>
        </w:r>
        <w:r>
          <w:rPr>
            <w:rFonts w:ascii="Cambria" w:hAnsi="Cambria"/>
            <w:iCs/>
            <w:sz w:val="22"/>
          </w:rPr>
          <w:t>2: 125-132</w:t>
        </w:r>
        <w:r>
          <w:rPr>
            <w:rFonts w:ascii="Cambria" w:hAnsi="Cambria" w:hint="eastAsia"/>
            <w:iCs/>
            <w:sz w:val="22"/>
          </w:rPr>
          <w:t>。</w:t>
        </w:r>
      </w:ins>
    </w:p>
    <w:p w14:paraId="4566041C" w14:textId="77777777" w:rsidR="00592063" w:rsidRPr="008148E3" w:rsidRDefault="00592063" w:rsidP="00592063">
      <w:pPr>
        <w:spacing w:line="240" w:lineRule="exact"/>
        <w:ind w:left="566" w:hangingChars="257" w:hanging="566"/>
        <w:jc w:val="both"/>
        <w:rPr>
          <w:ins w:id="78" w:author="Yu-Kai Liao" w:date="2025-11-18T14:33:00Z"/>
          <w:rFonts w:ascii="Cambria" w:hAnsi="Cambria"/>
          <w:sz w:val="22"/>
        </w:rPr>
      </w:pPr>
      <w:ins w:id="79" w:author="Yu-Kai Liao" w:date="2025-11-18T14:33:00Z">
        <w:r>
          <w:rPr>
            <w:rFonts w:ascii="Cambria" w:hAnsi="Cambria" w:hint="eastAsia"/>
            <w:b/>
            <w:sz w:val="22"/>
            <w:u w:val="single"/>
          </w:rPr>
          <w:t>廖昱凱</w:t>
        </w:r>
        <w:r w:rsidRPr="008148E3">
          <w:rPr>
            <w:rFonts w:ascii="Cambria" w:hAnsi="Cambria"/>
            <w:sz w:val="22"/>
          </w:rPr>
          <w:t xml:space="preserve"> (</w:t>
        </w:r>
        <w:r>
          <w:rPr>
            <w:rFonts w:ascii="Cambria" w:hAnsi="Cambria" w:hint="eastAsia"/>
            <w:sz w:val="22"/>
          </w:rPr>
          <w:t>2</w:t>
        </w:r>
        <w:r>
          <w:rPr>
            <w:rFonts w:ascii="Cambria" w:hAnsi="Cambria"/>
            <w:sz w:val="22"/>
          </w:rPr>
          <w:t>020</w:t>
        </w:r>
        <w:r w:rsidRPr="008148E3">
          <w:rPr>
            <w:rFonts w:ascii="Cambria" w:hAnsi="Cambria"/>
            <w:sz w:val="22"/>
          </w:rPr>
          <w:t xml:space="preserve">) </w:t>
        </w:r>
        <w:r>
          <w:rPr>
            <w:rFonts w:ascii="Cambria" w:hAnsi="Cambria" w:hint="eastAsia"/>
            <w:sz w:val="22"/>
          </w:rPr>
          <w:t>書評：</w:t>
        </w:r>
        <w:r w:rsidRPr="00916705">
          <w:rPr>
            <w:rFonts w:ascii="Cambria" w:hAnsi="Cambria" w:hint="eastAsia"/>
            <w:sz w:val="22"/>
          </w:rPr>
          <w:t>常態水與全球敘事：美國水資源管理哲學　評</w:t>
        </w:r>
        <w:r w:rsidRPr="00916705">
          <w:rPr>
            <w:rFonts w:ascii="Cambria" w:hAnsi="Cambria" w:hint="eastAsia"/>
            <w:sz w:val="22"/>
          </w:rPr>
          <w:t>Water: Abundance, Scarcity and Security in the Age of Humanity</w:t>
        </w:r>
        <w:r>
          <w:rPr>
            <w:rFonts w:ascii="Cambria" w:hAnsi="Cambria" w:hint="eastAsia"/>
            <w:sz w:val="22"/>
          </w:rPr>
          <w:t>。</w:t>
        </w:r>
        <w:r>
          <w:rPr>
            <w:rFonts w:ascii="Cambria" w:hAnsi="Cambria" w:hint="eastAsia"/>
            <w:i/>
            <w:sz w:val="22"/>
          </w:rPr>
          <w:t>科技、醫療與社會</w:t>
        </w:r>
        <w:r w:rsidRPr="00916705">
          <w:rPr>
            <w:rFonts w:ascii="Cambria" w:hAnsi="Cambria" w:hint="eastAsia"/>
            <w:iCs/>
            <w:sz w:val="22"/>
          </w:rPr>
          <w:t>。</w:t>
        </w:r>
        <w:r>
          <w:rPr>
            <w:rFonts w:ascii="Cambria" w:hAnsi="Cambria"/>
            <w:iCs/>
            <w:sz w:val="22"/>
          </w:rPr>
          <w:t>30: 225-238</w:t>
        </w:r>
        <w:r>
          <w:rPr>
            <w:rFonts w:ascii="Cambria" w:hAnsi="Cambria" w:hint="eastAsia"/>
            <w:iCs/>
            <w:sz w:val="22"/>
          </w:rPr>
          <w:t>。</w:t>
        </w:r>
      </w:ins>
    </w:p>
    <w:p w14:paraId="72993AC3" w14:textId="19B0BF43" w:rsidR="00592063" w:rsidRDefault="00592063" w:rsidP="00592063">
      <w:pPr>
        <w:spacing w:line="240" w:lineRule="exact"/>
        <w:ind w:left="566" w:hangingChars="257" w:hanging="566"/>
        <w:jc w:val="both"/>
        <w:rPr>
          <w:ins w:id="80" w:author="Yu-Kai Liao" w:date="2025-11-18T14:35:00Z"/>
          <w:rFonts w:ascii="Cambria" w:hAnsi="Cambria"/>
          <w:sz w:val="22"/>
        </w:rPr>
      </w:pPr>
      <w:ins w:id="81" w:author="Yu-Kai Liao" w:date="2025-11-18T14:35:00Z">
        <w:r>
          <w:rPr>
            <w:rFonts w:ascii="Cambria" w:hAnsi="Cambria" w:hint="eastAsia"/>
            <w:b/>
            <w:sz w:val="22"/>
            <w:u w:val="single"/>
          </w:rPr>
          <w:t>廖昱凱</w:t>
        </w:r>
        <w:r w:rsidRPr="008148E3">
          <w:rPr>
            <w:rFonts w:ascii="Cambria" w:hAnsi="Cambria"/>
            <w:sz w:val="22"/>
          </w:rPr>
          <w:t xml:space="preserve"> </w:t>
        </w:r>
        <w:r w:rsidRPr="00053BDD">
          <w:rPr>
            <w:rFonts w:ascii="Cambria" w:hAnsi="Cambria"/>
            <w:sz w:val="22"/>
          </w:rPr>
          <w:t>(20</w:t>
        </w:r>
        <w:r>
          <w:rPr>
            <w:rFonts w:ascii="Cambria" w:hAnsi="Cambria"/>
            <w:sz w:val="22"/>
          </w:rPr>
          <w:t>1</w:t>
        </w:r>
      </w:ins>
      <w:ins w:id="82" w:author="Yu-Kai Liao" w:date="2025-11-18T14:36:00Z">
        <w:r>
          <w:rPr>
            <w:rFonts w:ascii="Cambria" w:hAnsi="Cambria"/>
            <w:sz w:val="22"/>
          </w:rPr>
          <w:t>6</w:t>
        </w:r>
      </w:ins>
      <w:ins w:id="83" w:author="Yu-Kai Liao" w:date="2025-11-18T14:35:00Z">
        <w:r w:rsidRPr="00053BDD">
          <w:rPr>
            <w:rFonts w:ascii="Cambria" w:hAnsi="Cambria"/>
            <w:sz w:val="22"/>
          </w:rPr>
          <w:t xml:space="preserve">) </w:t>
        </w:r>
        <w:r>
          <w:rPr>
            <w:rFonts w:ascii="Cambria" w:hAnsi="Cambria" w:hint="eastAsia"/>
            <w:sz w:val="22"/>
          </w:rPr>
          <w:t>書評</w:t>
        </w:r>
        <w:r>
          <w:rPr>
            <w:rFonts w:ascii="Cambria" w:hAnsi="Cambria"/>
            <w:sz w:val="22"/>
          </w:rPr>
          <w:t xml:space="preserve">: </w:t>
        </w:r>
      </w:ins>
      <w:ins w:id="84" w:author="Yu-Kai Liao" w:date="2025-11-18T14:36:00Z">
        <w:r>
          <w:rPr>
            <w:rFonts w:ascii="Cambria" w:hAnsi="Cambria"/>
            <w:sz w:val="22"/>
          </w:rPr>
          <w:t>Material Politics: Disputes Along the Pipeline</w:t>
        </w:r>
      </w:ins>
      <w:ins w:id="85" w:author="Yu-Kai Liao" w:date="2025-11-18T14:35:00Z">
        <w:r w:rsidRPr="00053BDD">
          <w:rPr>
            <w:rFonts w:ascii="Cambria" w:hAnsi="Cambria"/>
            <w:sz w:val="22"/>
          </w:rPr>
          <w:t xml:space="preserve">. </w:t>
        </w:r>
      </w:ins>
      <w:ins w:id="86" w:author="Yu-Kai Liao" w:date="2025-11-18T14:36:00Z">
        <w:r>
          <w:rPr>
            <w:rFonts w:ascii="Cambria" w:hAnsi="Cambria"/>
            <w:sz w:val="22"/>
          </w:rPr>
          <w:t>Andrew Barry</w:t>
        </w:r>
      </w:ins>
      <w:ins w:id="87" w:author="Yu-Kai Liao" w:date="2025-11-18T14:35:00Z">
        <w:r w:rsidRPr="00053BDD">
          <w:rPr>
            <w:rFonts w:ascii="Cambria" w:hAnsi="Cambria"/>
            <w:sz w:val="22"/>
          </w:rPr>
          <w:t>. 20</w:t>
        </w:r>
      </w:ins>
      <w:ins w:id="88" w:author="Yu-Kai Liao" w:date="2025-11-18T14:37:00Z">
        <w:r>
          <w:rPr>
            <w:rFonts w:ascii="Cambria" w:hAnsi="Cambria"/>
            <w:sz w:val="22"/>
          </w:rPr>
          <w:t>13</w:t>
        </w:r>
      </w:ins>
      <w:ins w:id="89" w:author="Yu-Kai Liao" w:date="2025-11-18T14:35:00Z">
        <w:r w:rsidRPr="00053BDD">
          <w:rPr>
            <w:rFonts w:ascii="Cambria" w:hAnsi="Cambria"/>
            <w:sz w:val="22"/>
          </w:rPr>
          <w:t xml:space="preserve">. </w:t>
        </w:r>
      </w:ins>
      <w:ins w:id="90" w:author="Yu-Kai Liao" w:date="2025-11-18T14:37:00Z">
        <w:r>
          <w:rPr>
            <w:rFonts w:ascii="Cambria" w:hAnsi="Cambria"/>
            <w:sz w:val="22"/>
          </w:rPr>
          <w:t>New York, United States: John Wiley &amp; Sons Inc.</w:t>
        </w:r>
      </w:ins>
      <w:ins w:id="91" w:author="Yu-Kai Liao" w:date="2025-11-18T14:35:00Z">
        <w:r>
          <w:rPr>
            <w:rFonts w:ascii="Cambria" w:hAnsi="Cambria" w:hint="eastAsia"/>
            <w:sz w:val="22"/>
          </w:rPr>
          <w:t>。</w:t>
        </w:r>
        <w:r w:rsidRPr="009F7F9F">
          <w:rPr>
            <w:rFonts w:ascii="Cambria" w:hAnsi="Cambria" w:hint="eastAsia"/>
            <w:i/>
            <w:iCs/>
            <w:sz w:val="22"/>
          </w:rPr>
          <w:t>地理學報</w:t>
        </w:r>
        <w:r>
          <w:rPr>
            <w:rFonts w:ascii="Cambria" w:hAnsi="Cambria" w:hint="eastAsia"/>
            <w:sz w:val="22"/>
          </w:rPr>
          <w:t>。</w:t>
        </w:r>
        <w:r w:rsidRPr="00053BDD">
          <w:rPr>
            <w:rFonts w:ascii="Cambria" w:hAnsi="Cambria"/>
            <w:sz w:val="22"/>
          </w:rPr>
          <w:t xml:space="preserve"> </w:t>
        </w:r>
      </w:ins>
      <w:ins w:id="92" w:author="Yu-Kai Liao" w:date="2025-11-18T14:37:00Z">
        <w:r>
          <w:rPr>
            <w:rFonts w:ascii="Cambria" w:hAnsi="Cambria"/>
            <w:sz w:val="22"/>
          </w:rPr>
          <w:t>80</w:t>
        </w:r>
      </w:ins>
      <w:ins w:id="93" w:author="Yu-Kai Liao" w:date="2025-11-18T14:35:00Z">
        <w:r>
          <w:rPr>
            <w:rFonts w:ascii="Cambria" w:hAnsi="Cambria"/>
            <w:sz w:val="22"/>
          </w:rPr>
          <w:t xml:space="preserve">: </w:t>
        </w:r>
      </w:ins>
      <w:ins w:id="94" w:author="Yu-Kai Liao" w:date="2025-11-18T14:37:00Z">
        <w:r>
          <w:rPr>
            <w:rFonts w:ascii="Cambria" w:hAnsi="Cambria"/>
            <w:sz w:val="22"/>
          </w:rPr>
          <w:t>81</w:t>
        </w:r>
      </w:ins>
      <w:ins w:id="95" w:author="Yu-Kai Liao" w:date="2025-11-18T14:35:00Z">
        <w:r>
          <w:rPr>
            <w:rFonts w:ascii="Cambria" w:hAnsi="Cambria"/>
            <w:sz w:val="22"/>
          </w:rPr>
          <w:t>-</w:t>
        </w:r>
      </w:ins>
      <w:ins w:id="96" w:author="Yu-Kai Liao" w:date="2025-11-18T14:37:00Z">
        <w:r>
          <w:rPr>
            <w:rFonts w:ascii="Cambria" w:hAnsi="Cambria"/>
            <w:sz w:val="22"/>
          </w:rPr>
          <w:t>86</w:t>
        </w:r>
      </w:ins>
      <w:ins w:id="97" w:author="Yu-Kai Liao" w:date="2025-11-18T14:35:00Z">
        <w:r>
          <w:rPr>
            <w:rFonts w:ascii="Cambria" w:hAnsi="Cambria" w:hint="eastAsia"/>
            <w:sz w:val="22"/>
          </w:rPr>
          <w:t>。</w:t>
        </w:r>
      </w:ins>
    </w:p>
    <w:p w14:paraId="2D7F0961" w14:textId="77777777" w:rsidR="00592063" w:rsidRDefault="00592063"/>
    <w:p w14:paraId="6F053609" w14:textId="700B081C" w:rsidR="005452C8" w:rsidRPr="005452C8" w:rsidRDefault="005452C8" w:rsidP="005452C8">
      <w:pPr>
        <w:rPr>
          <w:b/>
          <w:bCs/>
        </w:rPr>
      </w:pPr>
      <w:r>
        <w:rPr>
          <w:rFonts w:hint="eastAsia"/>
          <w:b/>
          <w:bCs/>
        </w:rPr>
        <w:t>研究主題</w:t>
      </w:r>
      <w:r w:rsidRPr="005452C8">
        <w:rPr>
          <w:rFonts w:hint="eastAsia"/>
          <w:b/>
          <w:bCs/>
        </w:rPr>
        <w:t>:</w:t>
      </w:r>
    </w:p>
    <w:p w14:paraId="11143A48" w14:textId="28FBD4A0" w:rsidR="005452C8" w:rsidRDefault="005452C8" w:rsidP="005452C8">
      <w:pPr>
        <w:pStyle w:val="a9"/>
        <w:numPr>
          <w:ilvl w:val="0"/>
          <w:numId w:val="3"/>
        </w:numPr>
        <w:rPr>
          <w:ins w:id="98" w:author="Yu-Kai Liao" w:date="2025-11-18T14:26:00Z"/>
        </w:rPr>
      </w:pPr>
      <w:r>
        <w:rPr>
          <w:rFonts w:hint="eastAsia"/>
        </w:rPr>
        <w:t>越南湄公河三角洲的蝦子經濟</w:t>
      </w:r>
    </w:p>
    <w:p w14:paraId="6018D471" w14:textId="339AD67B" w:rsidR="001A2898" w:rsidRDefault="001A2898">
      <w:pPr>
        <w:pStyle w:val="a9"/>
        <w:pPrChange w:id="99" w:author="Yu-Kai Liao" w:date="2025-11-18T14:26:00Z">
          <w:pPr>
            <w:pStyle w:val="a9"/>
            <w:numPr>
              <w:numId w:val="3"/>
            </w:numPr>
            <w:ind w:hanging="360"/>
          </w:pPr>
        </w:pPrChange>
      </w:pPr>
      <w:ins w:id="100" w:author="Yu-Kai Liao" w:date="2025-11-18T14:26:00Z">
        <w:r>
          <w:rPr>
            <w:noProof/>
          </w:rPr>
          <w:drawing>
            <wp:inline distT="0" distB="0" distL="0" distR="0" wp14:anchorId="562307F2" wp14:editId="18F4B1E6">
              <wp:extent cx="5267325" cy="3952875"/>
              <wp:effectExtent l="0" t="0" r="9525" b="9525"/>
              <wp:docPr id="4" name="圖片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2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267325" cy="3952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500C9AF2" w14:textId="7BAED439" w:rsidR="005452C8" w:rsidRDefault="005452C8" w:rsidP="005452C8">
      <w:pPr>
        <w:pStyle w:val="a9"/>
        <w:numPr>
          <w:ilvl w:val="0"/>
          <w:numId w:val="3"/>
        </w:numPr>
        <w:rPr>
          <w:ins w:id="101" w:author="Yu-Kai Liao" w:date="2025-11-18T14:27:00Z"/>
        </w:rPr>
      </w:pPr>
      <w:r>
        <w:rPr>
          <w:rFonts w:hint="eastAsia"/>
        </w:rPr>
        <w:t>越南氣候服務</w:t>
      </w:r>
    </w:p>
    <w:p w14:paraId="7D10840B" w14:textId="7DA68537" w:rsidR="001A2898" w:rsidRDefault="001A2898">
      <w:pPr>
        <w:pStyle w:val="a9"/>
        <w:pPrChange w:id="102" w:author="Yu-Kai Liao" w:date="2025-11-18T14:27:00Z">
          <w:pPr>
            <w:pStyle w:val="a9"/>
            <w:numPr>
              <w:numId w:val="3"/>
            </w:numPr>
            <w:ind w:hanging="360"/>
          </w:pPr>
        </w:pPrChange>
      </w:pPr>
      <w:ins w:id="103" w:author="Yu-Kai Liao" w:date="2025-11-18T14:27:00Z">
        <w:r>
          <w:rPr>
            <w:noProof/>
          </w:rPr>
          <w:lastRenderedPageBreak/>
          <w:drawing>
            <wp:inline distT="0" distB="0" distL="0" distR="0" wp14:anchorId="78518C7B" wp14:editId="6B875479">
              <wp:extent cx="5257800" cy="3505200"/>
              <wp:effectExtent l="0" t="0" r="0" b="0"/>
              <wp:docPr id="5" name="圖片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/>
                      <pic:cNvPicPr>
                        <a:picLocks noChangeAspect="1" noChangeArrowheads="1"/>
                      </pic:cNvPicPr>
                    </pic:nvPicPr>
                    <pic:blipFill>
                      <a:blip r:embed="rId13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257800" cy="3505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6196BE08" w14:textId="6A5B8B4A" w:rsidR="005452C8" w:rsidRDefault="005452C8" w:rsidP="005452C8">
      <w:pPr>
        <w:pStyle w:val="a9"/>
        <w:numPr>
          <w:ilvl w:val="0"/>
          <w:numId w:val="3"/>
        </w:numPr>
      </w:pPr>
      <w:r>
        <w:rPr>
          <w:rFonts w:hint="eastAsia"/>
        </w:rPr>
        <w:t>越南中越高地的氣候智慧型農業與咖啡栽培業</w:t>
      </w:r>
    </w:p>
    <w:p w14:paraId="4F673CF0" w14:textId="03F6D840" w:rsidR="005452C8" w:rsidRPr="00D81B50" w:rsidRDefault="001A2898" w:rsidP="005452C8">
      <w:pPr>
        <w:pStyle w:val="a9"/>
      </w:pPr>
      <w:ins w:id="104" w:author="Yu-Kai Liao" w:date="2025-11-18T14:27:00Z">
        <w:r>
          <w:rPr>
            <w:noProof/>
          </w:rPr>
          <w:drawing>
            <wp:inline distT="0" distB="0" distL="0" distR="0" wp14:anchorId="2FD2B863" wp14:editId="41F87D17">
              <wp:extent cx="5257800" cy="3505200"/>
              <wp:effectExtent l="0" t="0" r="0" b="0"/>
              <wp:docPr id="6" name="圖片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/>
                      <pic:cNvPicPr>
                        <a:picLocks noChangeAspect="1" noChangeArrowheads="1"/>
                      </pic:cNvPicPr>
                    </pic:nvPicPr>
                    <pic:blipFill>
                      <a:blip r:embed="rId14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257800" cy="3505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525BF849" w14:textId="645405C3" w:rsidR="00DE4D85" w:rsidRPr="005452C8" w:rsidRDefault="00DE4D85">
      <w:pPr>
        <w:rPr>
          <w:b/>
          <w:bCs/>
          <w:lang w:val="en-US"/>
        </w:rPr>
      </w:pPr>
      <w:r w:rsidRPr="005452C8">
        <w:rPr>
          <w:rFonts w:hint="eastAsia"/>
          <w:b/>
          <w:bCs/>
          <w:lang w:val="en-US"/>
        </w:rPr>
        <w:t>指導學生</w:t>
      </w:r>
    </w:p>
    <w:p w14:paraId="27898FE8" w14:textId="06C35729" w:rsidR="006A7A9C" w:rsidRDefault="00D273AE" w:rsidP="006A7A9C">
      <w:r>
        <w:rPr>
          <w:rFonts w:hint="eastAsia"/>
        </w:rPr>
        <w:t>目前指導的學</w:t>
      </w:r>
      <w:r w:rsidR="0059467E">
        <w:rPr>
          <w:rFonts w:hint="eastAsia"/>
        </w:rPr>
        <w:t>生</w:t>
      </w:r>
      <w:r w:rsidR="006A7A9C">
        <w:rPr>
          <w:rFonts w:hint="eastAsia"/>
        </w:rPr>
        <w:t>:</w:t>
      </w:r>
    </w:p>
    <w:p w14:paraId="63627432" w14:textId="71384A39" w:rsidR="006A7A9C" w:rsidRDefault="0059467E" w:rsidP="006A7A9C">
      <w:r>
        <w:rPr>
          <w:rFonts w:hint="eastAsia"/>
        </w:rPr>
        <w:t>蔡秉翰</w:t>
      </w:r>
    </w:p>
    <w:p w14:paraId="531095DA" w14:textId="2B648A18" w:rsidR="006A7A9C" w:rsidRDefault="0059467E" w:rsidP="006A7A9C">
      <w:r>
        <w:rPr>
          <w:rFonts w:hint="eastAsia"/>
        </w:rPr>
        <w:t>李家謙</w:t>
      </w:r>
    </w:p>
    <w:p w14:paraId="3E51B76B" w14:textId="77777777" w:rsidR="006A7A9C" w:rsidRDefault="006A7A9C" w:rsidP="006A7A9C">
      <w:pPr>
        <w:rPr>
          <w:lang w:val="en-US"/>
        </w:rPr>
      </w:pPr>
      <w:r>
        <w:rPr>
          <w:lang w:val="en-US"/>
        </w:rPr>
        <w:lastRenderedPageBreak/>
        <w:t>Hu</w:t>
      </w:r>
      <w:r>
        <w:rPr>
          <w:lang w:val="vi-VN"/>
        </w:rPr>
        <w:t xml:space="preserve">ỳnh Hà Quốc Việt </w:t>
      </w:r>
      <w:r>
        <w:rPr>
          <w:rFonts w:hint="eastAsia"/>
          <w:lang w:val="vi-VN"/>
        </w:rPr>
        <w:t>(Jason)</w:t>
      </w:r>
    </w:p>
    <w:p w14:paraId="1894FAF3" w14:textId="79BED9FB" w:rsidR="00716887" w:rsidRDefault="00716887" w:rsidP="00716887">
      <w:pPr>
        <w:rPr>
          <w:ins w:id="105" w:author="Yu-Kai Liao" w:date="2025-11-18T14:27:00Z"/>
          <w:lang w:val="en-US"/>
        </w:rPr>
      </w:pPr>
    </w:p>
    <w:p w14:paraId="6369F6AE" w14:textId="4CF54B03" w:rsidR="001A2898" w:rsidRDefault="001A2898" w:rsidP="001A2898">
      <w:pPr>
        <w:rPr>
          <w:ins w:id="106" w:author="Yu-Kai Liao" w:date="2025-11-18T14:27:00Z"/>
          <w:lang w:val="en-US"/>
        </w:rPr>
      </w:pPr>
      <w:ins w:id="107" w:author="Yu-Kai Liao" w:date="2025-11-18T14:27:00Z">
        <w:r>
          <w:rPr>
            <w:rFonts w:hint="eastAsia"/>
            <w:lang w:val="en-US"/>
          </w:rPr>
          <w:t>畢業生</w:t>
        </w:r>
        <w:r>
          <w:rPr>
            <w:rFonts w:hint="eastAsia"/>
            <w:lang w:val="en-US"/>
          </w:rPr>
          <w:t>:</w:t>
        </w:r>
      </w:ins>
    </w:p>
    <w:p w14:paraId="732951DE" w14:textId="62E87D9C" w:rsidR="001A2898" w:rsidRDefault="001A2898" w:rsidP="001A2898">
      <w:pPr>
        <w:rPr>
          <w:ins w:id="108" w:author="Yu-Kai Liao" w:date="2025-11-18T14:27:00Z"/>
          <w:lang w:val="en-US"/>
        </w:rPr>
      </w:pPr>
      <w:ins w:id="109" w:author="Yu-Kai Liao" w:date="2025-11-18T14:27:00Z">
        <w:r>
          <w:rPr>
            <w:rFonts w:hint="eastAsia"/>
            <w:lang w:val="en-US"/>
          </w:rPr>
          <w:t>黃衍瑞</w:t>
        </w:r>
      </w:ins>
    </w:p>
    <w:p w14:paraId="133697A1" w14:textId="73EA182E" w:rsidR="001A2898" w:rsidRDefault="001A2898" w:rsidP="001A2898">
      <w:pPr>
        <w:rPr>
          <w:ins w:id="110" w:author="Yu-Kai Liao" w:date="2025-11-18T14:27:00Z"/>
          <w:lang w:val="en-US"/>
        </w:rPr>
      </w:pPr>
      <w:ins w:id="111" w:author="Yu-Kai Liao" w:date="2025-11-18T14:27:00Z">
        <w:r>
          <w:rPr>
            <w:rFonts w:hint="eastAsia"/>
            <w:lang w:val="en-US"/>
          </w:rPr>
          <w:t>論文題目</w:t>
        </w:r>
        <w:r>
          <w:rPr>
            <w:rFonts w:hint="eastAsia"/>
            <w:lang w:val="en-US"/>
          </w:rPr>
          <w:t>:</w:t>
        </w:r>
        <w:r w:rsidRPr="001A2898">
          <w:rPr>
            <w:rFonts w:hint="eastAsia"/>
          </w:rPr>
          <w:t xml:space="preserve"> </w:t>
        </w:r>
        <w:proofErr w:type="gramStart"/>
        <w:r w:rsidRPr="001A2898">
          <w:rPr>
            <w:rFonts w:hint="eastAsia"/>
            <w:lang w:val="en-US"/>
          </w:rPr>
          <w:t>重塑永續</w:t>
        </w:r>
        <w:proofErr w:type="gramEnd"/>
        <w:r w:rsidRPr="001A2898">
          <w:rPr>
            <w:rFonts w:hint="eastAsia"/>
            <w:lang w:val="en-US"/>
          </w:rPr>
          <w:t>產品設計思維：</w:t>
        </w:r>
        <w:r w:rsidRPr="001A2898">
          <w:rPr>
            <w:rFonts w:hint="eastAsia"/>
            <w:lang w:val="en-US"/>
          </w:rPr>
          <w:t xml:space="preserve"> </w:t>
        </w:r>
        <w:r w:rsidRPr="001A2898">
          <w:rPr>
            <w:rFonts w:hint="eastAsia"/>
            <w:lang w:val="en-US"/>
          </w:rPr>
          <w:t>以多目標最佳化及生命週期評估打造永續產品設計方法學</w:t>
        </w:r>
      </w:ins>
    </w:p>
    <w:p w14:paraId="29BD6F77" w14:textId="77777777" w:rsidR="001A2898" w:rsidRPr="001A2898" w:rsidRDefault="001A2898" w:rsidP="00716887">
      <w:pPr>
        <w:rPr>
          <w:lang w:val="en-US"/>
        </w:rPr>
      </w:pPr>
    </w:p>
    <w:p w14:paraId="330788FB" w14:textId="5DBDCCBB" w:rsidR="00716887" w:rsidRPr="00716887" w:rsidRDefault="00716887" w:rsidP="00716887">
      <w:pPr>
        <w:rPr>
          <w:lang w:val="en-US"/>
        </w:rPr>
      </w:pPr>
      <w:r>
        <w:rPr>
          <w:rFonts w:hint="eastAsia"/>
          <w:lang w:val="en-US"/>
        </w:rPr>
        <w:t>預計</w:t>
      </w:r>
      <w:r w:rsidR="00D273AE">
        <w:rPr>
          <w:rFonts w:hint="eastAsia"/>
          <w:lang w:val="en-US"/>
        </w:rPr>
        <w:t>申請</w:t>
      </w:r>
      <w:proofErr w:type="gramStart"/>
      <w:r w:rsidR="00D273AE">
        <w:rPr>
          <w:rFonts w:hint="eastAsia"/>
          <w:lang w:val="en-US"/>
        </w:rPr>
        <w:t>碩</w:t>
      </w:r>
      <w:proofErr w:type="gramEnd"/>
      <w:r w:rsidR="00D273AE">
        <w:rPr>
          <w:rFonts w:hint="eastAsia"/>
          <w:lang w:val="en-US"/>
        </w:rPr>
        <w:t>博士</w:t>
      </w:r>
    </w:p>
    <w:p w14:paraId="266BFCF1" w14:textId="77777777" w:rsidR="00716887" w:rsidRPr="00716887" w:rsidRDefault="00716887" w:rsidP="00716887">
      <w:pPr>
        <w:rPr>
          <w:lang w:val="en-US"/>
        </w:rPr>
      </w:pPr>
      <w:r w:rsidRPr="00716887">
        <w:rPr>
          <w:rFonts w:hint="eastAsia"/>
          <w:lang w:val="en-US"/>
        </w:rPr>
        <w:t>如果你正在考慮找我指導研究，請先閱讀以下說明。這些內容將幫助你了解我的期待，也能讓我們之後的討論更有效率。</w:t>
      </w:r>
    </w:p>
    <w:p w14:paraId="17D37A07" w14:textId="77777777" w:rsidR="00716887" w:rsidRPr="00716887" w:rsidRDefault="00716887" w:rsidP="00716887">
      <w:pPr>
        <w:rPr>
          <w:lang w:val="en-US"/>
        </w:rPr>
      </w:pPr>
    </w:p>
    <w:p w14:paraId="26FD152B" w14:textId="77777777" w:rsidR="00716887" w:rsidRPr="00716887" w:rsidRDefault="00716887" w:rsidP="00716887">
      <w:pPr>
        <w:rPr>
          <w:lang w:val="en-US"/>
        </w:rPr>
      </w:pPr>
      <w:r w:rsidRPr="00716887">
        <w:rPr>
          <w:rFonts w:hint="eastAsia"/>
          <w:lang w:val="en-US"/>
        </w:rPr>
        <w:t xml:space="preserve">1. </w:t>
      </w:r>
      <w:r w:rsidRPr="00716887">
        <w:rPr>
          <w:rFonts w:hint="eastAsia"/>
          <w:lang w:val="en-US"/>
        </w:rPr>
        <w:t>請先自行發展研究構想</w:t>
      </w:r>
    </w:p>
    <w:p w14:paraId="6B1DC335" w14:textId="77777777" w:rsidR="00716887" w:rsidRPr="00716887" w:rsidRDefault="00716887" w:rsidP="00716887">
      <w:pPr>
        <w:rPr>
          <w:lang w:val="en-US"/>
        </w:rPr>
      </w:pPr>
      <w:r w:rsidRPr="00716887">
        <w:rPr>
          <w:rFonts w:hint="eastAsia"/>
          <w:lang w:val="en-US"/>
        </w:rPr>
        <w:t>我鼓勵學生主動提出自己的研究點子，而不是等待我提供題目。當你完成一份初步的研究計畫後，我會再協助你進一步細化問題、補充理論與方法上的建議。</w:t>
      </w:r>
    </w:p>
    <w:p w14:paraId="6FD6A636" w14:textId="77777777" w:rsidR="00716887" w:rsidRPr="00716887" w:rsidRDefault="00716887" w:rsidP="00716887">
      <w:pPr>
        <w:rPr>
          <w:lang w:val="en-US"/>
        </w:rPr>
      </w:pPr>
    </w:p>
    <w:p w14:paraId="18B35D6E" w14:textId="77777777" w:rsidR="00716887" w:rsidRPr="00716887" w:rsidRDefault="00716887" w:rsidP="00716887">
      <w:pPr>
        <w:rPr>
          <w:lang w:val="en-US"/>
        </w:rPr>
      </w:pPr>
      <w:r w:rsidRPr="00716887">
        <w:rPr>
          <w:rFonts w:hint="eastAsia"/>
          <w:lang w:val="en-US"/>
        </w:rPr>
        <w:t xml:space="preserve">2. </w:t>
      </w:r>
      <w:r w:rsidRPr="00716887">
        <w:rPr>
          <w:rFonts w:hint="eastAsia"/>
          <w:lang w:val="en-US"/>
        </w:rPr>
        <w:t>準備一份基本且有架構的研究計畫</w:t>
      </w:r>
    </w:p>
    <w:p w14:paraId="7FBE14DF" w14:textId="77777777" w:rsidR="00716887" w:rsidRPr="00716887" w:rsidRDefault="00716887" w:rsidP="00716887">
      <w:pPr>
        <w:rPr>
          <w:lang w:val="en-US"/>
        </w:rPr>
      </w:pPr>
      <w:r w:rsidRPr="00716887">
        <w:rPr>
          <w:rFonts w:hint="eastAsia"/>
          <w:lang w:val="en-US"/>
        </w:rPr>
        <w:t>你的初步研究計畫建議包含以下內容：</w:t>
      </w:r>
    </w:p>
    <w:p w14:paraId="5AD9E223" w14:textId="13671292" w:rsidR="00716887" w:rsidRPr="00D273AE" w:rsidRDefault="00716887" w:rsidP="00D273AE">
      <w:pPr>
        <w:pStyle w:val="a9"/>
        <w:numPr>
          <w:ilvl w:val="0"/>
          <w:numId w:val="1"/>
        </w:numPr>
        <w:rPr>
          <w:lang w:val="en-US"/>
        </w:rPr>
      </w:pPr>
      <w:r w:rsidRPr="00D273AE">
        <w:rPr>
          <w:rFonts w:hint="eastAsia"/>
          <w:lang w:val="en-US"/>
        </w:rPr>
        <w:t>研究題目</w:t>
      </w:r>
    </w:p>
    <w:p w14:paraId="6F98BE99" w14:textId="50A6687E" w:rsidR="00716887" w:rsidRPr="00D273AE" w:rsidRDefault="00716887" w:rsidP="00D273AE">
      <w:pPr>
        <w:pStyle w:val="a9"/>
        <w:numPr>
          <w:ilvl w:val="0"/>
          <w:numId w:val="1"/>
        </w:numPr>
        <w:rPr>
          <w:lang w:val="en-US"/>
        </w:rPr>
      </w:pPr>
      <w:r w:rsidRPr="00D273AE">
        <w:rPr>
          <w:rFonts w:hint="eastAsia"/>
          <w:lang w:val="en-US"/>
        </w:rPr>
        <w:t>研究問題</w:t>
      </w:r>
    </w:p>
    <w:p w14:paraId="72512F7D" w14:textId="23EB58F1" w:rsidR="00716887" w:rsidRPr="00D273AE" w:rsidRDefault="00716887" w:rsidP="00D273AE">
      <w:pPr>
        <w:pStyle w:val="a9"/>
        <w:numPr>
          <w:ilvl w:val="0"/>
          <w:numId w:val="1"/>
        </w:numPr>
        <w:rPr>
          <w:lang w:val="en-US"/>
        </w:rPr>
      </w:pPr>
      <w:r w:rsidRPr="00D273AE">
        <w:rPr>
          <w:rFonts w:hint="eastAsia"/>
          <w:lang w:val="en-US"/>
        </w:rPr>
        <w:t>相關文獻與背景</w:t>
      </w:r>
    </w:p>
    <w:p w14:paraId="69D07D8B" w14:textId="625EF952" w:rsidR="00716887" w:rsidRPr="00D273AE" w:rsidRDefault="00716887" w:rsidP="00D273AE">
      <w:pPr>
        <w:pStyle w:val="a9"/>
        <w:numPr>
          <w:ilvl w:val="0"/>
          <w:numId w:val="1"/>
        </w:numPr>
        <w:rPr>
          <w:lang w:val="en-US"/>
        </w:rPr>
      </w:pPr>
      <w:r w:rsidRPr="00D273AE">
        <w:rPr>
          <w:rFonts w:hint="eastAsia"/>
          <w:lang w:val="en-US"/>
        </w:rPr>
        <w:t>研究方法</w:t>
      </w:r>
    </w:p>
    <w:p w14:paraId="7E6D1C5A" w14:textId="77777777" w:rsidR="00716887" w:rsidRPr="00716887" w:rsidRDefault="00716887" w:rsidP="00716887">
      <w:pPr>
        <w:rPr>
          <w:lang w:val="en-US"/>
        </w:rPr>
      </w:pPr>
      <w:r w:rsidRPr="00716887">
        <w:rPr>
          <w:rFonts w:hint="eastAsia"/>
          <w:lang w:val="en-US"/>
        </w:rPr>
        <w:t>計畫不需非常完整，但應能呈現你已認真思考過自己的研究主題。</w:t>
      </w:r>
    </w:p>
    <w:p w14:paraId="3AE5A740" w14:textId="77777777" w:rsidR="00716887" w:rsidRPr="00716887" w:rsidRDefault="00716887" w:rsidP="00716887">
      <w:pPr>
        <w:rPr>
          <w:lang w:val="en-US"/>
        </w:rPr>
      </w:pPr>
    </w:p>
    <w:p w14:paraId="174E1426" w14:textId="77777777" w:rsidR="00716887" w:rsidRPr="00716887" w:rsidRDefault="00716887" w:rsidP="00716887">
      <w:pPr>
        <w:rPr>
          <w:lang w:val="en-US"/>
        </w:rPr>
      </w:pPr>
      <w:r w:rsidRPr="00716887">
        <w:rPr>
          <w:rFonts w:hint="eastAsia"/>
          <w:lang w:val="en-US"/>
        </w:rPr>
        <w:t xml:space="preserve">3. </w:t>
      </w:r>
      <w:r w:rsidRPr="00716887">
        <w:rPr>
          <w:rFonts w:hint="eastAsia"/>
          <w:lang w:val="en-US"/>
        </w:rPr>
        <w:t>請先確認你的時間安排</w:t>
      </w:r>
    </w:p>
    <w:p w14:paraId="0BE6BD87" w14:textId="77777777" w:rsidR="00716887" w:rsidRPr="00716887" w:rsidRDefault="00716887" w:rsidP="00716887">
      <w:pPr>
        <w:rPr>
          <w:lang w:val="en-US"/>
        </w:rPr>
      </w:pPr>
      <w:r w:rsidRPr="00716887">
        <w:rPr>
          <w:rFonts w:hint="eastAsia"/>
          <w:lang w:val="en-US"/>
        </w:rPr>
        <w:t>請評估你需要多少時間來完成研究計畫，並檢查是否能配合相關申請或系所的截止日期。良好的時間規劃有助於後續的討論與審閱。</w:t>
      </w:r>
    </w:p>
    <w:p w14:paraId="2E018A8F" w14:textId="77777777" w:rsidR="00716887" w:rsidRPr="00716887" w:rsidRDefault="00716887" w:rsidP="00716887">
      <w:pPr>
        <w:rPr>
          <w:lang w:val="en-US"/>
        </w:rPr>
      </w:pPr>
    </w:p>
    <w:p w14:paraId="0C2D515D" w14:textId="77777777" w:rsidR="00716887" w:rsidRPr="00716887" w:rsidRDefault="00716887" w:rsidP="00716887">
      <w:pPr>
        <w:rPr>
          <w:lang w:val="en-US"/>
        </w:rPr>
      </w:pPr>
      <w:r w:rsidRPr="00716887">
        <w:rPr>
          <w:rFonts w:hint="eastAsia"/>
          <w:lang w:val="en-US"/>
        </w:rPr>
        <w:t xml:space="preserve">4. </w:t>
      </w:r>
      <w:r w:rsidRPr="00716887">
        <w:rPr>
          <w:rFonts w:hint="eastAsia"/>
          <w:lang w:val="en-US"/>
        </w:rPr>
        <w:t>請先閱讀我至少一篇論文</w:t>
      </w:r>
    </w:p>
    <w:p w14:paraId="416274C5" w14:textId="5EA1E61E" w:rsidR="00DE4D85" w:rsidRDefault="00716887" w:rsidP="00716887">
      <w:pPr>
        <w:rPr>
          <w:lang w:val="en-US"/>
        </w:rPr>
      </w:pPr>
      <w:r w:rsidRPr="00716887">
        <w:rPr>
          <w:rFonts w:hint="eastAsia"/>
          <w:lang w:val="en-US"/>
        </w:rPr>
        <w:lastRenderedPageBreak/>
        <w:t>為了讓你更了解我的研究方向、寫作方式與理論取向，建議在與我聯繫前先讀一篇我已發表的研究。這能讓我們的對話更有焦點，也能幫助你判斷自己的研究是否與我的專長相符。</w:t>
      </w:r>
    </w:p>
    <w:p w14:paraId="37981131" w14:textId="77777777" w:rsidR="00D4499C" w:rsidRDefault="00D4499C" w:rsidP="00716887">
      <w:pPr>
        <w:rPr>
          <w:lang w:val="en-US"/>
        </w:rPr>
      </w:pPr>
    </w:p>
    <w:p w14:paraId="4837AF25" w14:textId="38DF3836" w:rsidR="00D4499C" w:rsidRPr="00D4499C" w:rsidRDefault="00D4499C" w:rsidP="00D4499C">
      <w:pPr>
        <w:rPr>
          <w:b/>
          <w:bCs/>
        </w:rPr>
      </w:pPr>
      <w:r>
        <w:rPr>
          <w:rFonts w:hint="eastAsia"/>
          <w:b/>
          <w:bCs/>
        </w:rPr>
        <w:t>聯絡方式</w:t>
      </w:r>
    </w:p>
    <w:p w14:paraId="6F7BAC47" w14:textId="24D7DD58" w:rsidR="00D4499C" w:rsidRDefault="00D4499C" w:rsidP="00D4499C">
      <w:r>
        <w:rPr>
          <w:rFonts w:hint="eastAsia"/>
        </w:rPr>
        <w:t>10617</w:t>
      </w:r>
      <w:r>
        <w:rPr>
          <w:rFonts w:hint="eastAsia"/>
        </w:rPr>
        <w:t>台北市大安區羅斯福路四段一號全球變遷中心</w:t>
      </w:r>
    </w:p>
    <w:p w14:paraId="1EC96EB2" w14:textId="5404FF10" w:rsidR="00D4499C" w:rsidRDefault="00D4499C" w:rsidP="00D4499C">
      <w:r>
        <w:rPr>
          <w:rFonts w:hint="eastAsia"/>
        </w:rPr>
        <w:t xml:space="preserve">Email: </w:t>
      </w:r>
      <w:proofErr w:type="spellStart"/>
      <w:r>
        <w:rPr>
          <w:rFonts w:hint="eastAsia"/>
        </w:rPr>
        <w:t>liaoyk</w:t>
      </w:r>
      <w:proofErr w:type="spellEnd"/>
      <w:r>
        <w:t xml:space="preserve"> at ntu.edu.tw</w:t>
      </w:r>
    </w:p>
    <w:p w14:paraId="1AC30F89" w14:textId="77777777" w:rsidR="00D4499C" w:rsidRPr="00D4499C" w:rsidRDefault="00D4499C" w:rsidP="00716887"/>
    <w:sectPr w:rsidR="00D4499C" w:rsidRPr="00D4499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9" w:author="Yu-Kai Liao" w:date="2025-11-18T14:42:00Z" w:initials="YKL">
    <w:p w14:paraId="04A95157" w14:textId="0A5A2058" w:rsidR="004941E9" w:rsidRDefault="004941E9">
      <w:pPr>
        <w:pStyle w:val="af"/>
      </w:pPr>
      <w:r>
        <w:rPr>
          <w:rStyle w:val="ae"/>
        </w:rPr>
        <w:annotationRef/>
      </w:r>
      <w:r>
        <w:rPr>
          <w:rFonts w:hint="eastAsia"/>
        </w:rPr>
        <w:t>I</w:t>
      </w:r>
      <w:r>
        <w:t xml:space="preserve"> don’t have a pdf for this one. </w:t>
      </w:r>
      <w:proofErr w:type="gramStart"/>
      <w:r>
        <w:t>So</w:t>
      </w:r>
      <w:proofErr w:type="gramEnd"/>
      <w:r>
        <w:t xml:space="preserve"> skip it</w:t>
      </w:r>
    </w:p>
  </w:comment>
  <w:comment w:id="31" w:author="Yu-Kai Liao" w:date="2025-11-18T14:25:00Z" w:initials="YKL">
    <w:p w14:paraId="76772213" w14:textId="7007E904" w:rsidR="001A2898" w:rsidRDefault="001A2898">
      <w:pPr>
        <w:pStyle w:val="af"/>
      </w:pPr>
      <w:r>
        <w:rPr>
          <w:rStyle w:val="ae"/>
        </w:rPr>
        <w:annotationRef/>
      </w:r>
      <w:r>
        <w:t>This is the photo for the project</w:t>
      </w:r>
    </w:p>
  </w:comment>
  <w:comment w:id="69" w:author="Yu-Kai Liao" w:date="2025-11-18T14:42:00Z" w:initials="YKL">
    <w:p w14:paraId="5854FEA9" w14:textId="3E39FE19" w:rsidR="004941E9" w:rsidRDefault="004941E9">
      <w:pPr>
        <w:pStyle w:val="af"/>
      </w:pPr>
      <w:r>
        <w:rPr>
          <w:rStyle w:val="ae"/>
        </w:rPr>
        <w:annotationRef/>
      </w:r>
      <w:r>
        <w:rPr>
          <w:rFonts w:hint="eastAsia"/>
        </w:rPr>
        <w:t>I</w:t>
      </w:r>
      <w:r>
        <w:t xml:space="preserve"> don’t have a pdf for this one. </w:t>
      </w:r>
      <w:proofErr w:type="gramStart"/>
      <w:r>
        <w:t>So</w:t>
      </w:r>
      <w:proofErr w:type="gramEnd"/>
      <w:r>
        <w:t xml:space="preserve"> skip it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4A95157" w15:done="0"/>
  <w15:commentEx w15:paraId="76772213" w15:done="0"/>
  <w15:commentEx w15:paraId="5854FEA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C7044D" w16cex:dateUtc="2025-11-18T06:42:00Z"/>
  <w16cex:commentExtensible w16cex:durableId="2CC70060" w16cex:dateUtc="2025-11-18T06:25:00Z"/>
  <w16cex:commentExtensible w16cex:durableId="2CC7045F" w16cex:dateUtc="2025-11-18T06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4A95157" w16cid:durableId="2CC7044D"/>
  <w16cid:commentId w16cid:paraId="76772213" w16cid:durableId="2CC70060"/>
  <w16cid:commentId w16cid:paraId="5854FEA9" w16cid:durableId="2CC7045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615379" w14:textId="77777777" w:rsidR="000C5B2D" w:rsidRDefault="000C5B2D" w:rsidP="00D4499C">
      <w:pPr>
        <w:spacing w:after="0" w:line="240" w:lineRule="auto"/>
      </w:pPr>
      <w:r>
        <w:separator/>
      </w:r>
    </w:p>
  </w:endnote>
  <w:endnote w:type="continuationSeparator" w:id="0">
    <w:p w14:paraId="1C5189F1" w14:textId="77777777" w:rsidR="000C5B2D" w:rsidRDefault="000C5B2D" w:rsidP="00D449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00A6D5" w14:textId="77777777" w:rsidR="000C5B2D" w:rsidRDefault="000C5B2D" w:rsidP="00D4499C">
      <w:pPr>
        <w:spacing w:after="0" w:line="240" w:lineRule="auto"/>
      </w:pPr>
      <w:r>
        <w:separator/>
      </w:r>
    </w:p>
  </w:footnote>
  <w:footnote w:type="continuationSeparator" w:id="0">
    <w:p w14:paraId="58E19F7D" w14:textId="77777777" w:rsidR="000C5B2D" w:rsidRDefault="000C5B2D" w:rsidP="00D449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249AE"/>
    <w:multiLevelType w:val="hybridMultilevel"/>
    <w:tmpl w:val="CC3A5B2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0C26BF"/>
    <w:multiLevelType w:val="hybridMultilevel"/>
    <w:tmpl w:val="CC3A5B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09794E"/>
    <w:multiLevelType w:val="hybridMultilevel"/>
    <w:tmpl w:val="122C84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Yu-Kai Liao">
    <w15:presenceInfo w15:providerId="Windows Live" w15:userId="d39fbecd5857ea8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B1C"/>
    <w:rsid w:val="00087370"/>
    <w:rsid w:val="000C5B2D"/>
    <w:rsid w:val="000E0CB9"/>
    <w:rsid w:val="001A2898"/>
    <w:rsid w:val="002C6F6A"/>
    <w:rsid w:val="002F1830"/>
    <w:rsid w:val="003142F9"/>
    <w:rsid w:val="0033063E"/>
    <w:rsid w:val="00332009"/>
    <w:rsid w:val="004824A7"/>
    <w:rsid w:val="004941E9"/>
    <w:rsid w:val="005452C8"/>
    <w:rsid w:val="0056601E"/>
    <w:rsid w:val="00592063"/>
    <w:rsid w:val="0059467E"/>
    <w:rsid w:val="005A2521"/>
    <w:rsid w:val="005A671B"/>
    <w:rsid w:val="006A7A9C"/>
    <w:rsid w:val="00716887"/>
    <w:rsid w:val="0076612C"/>
    <w:rsid w:val="00826DD5"/>
    <w:rsid w:val="008C0B15"/>
    <w:rsid w:val="009D7681"/>
    <w:rsid w:val="00A437AE"/>
    <w:rsid w:val="00A740B7"/>
    <w:rsid w:val="00A83149"/>
    <w:rsid w:val="00AA191F"/>
    <w:rsid w:val="00BE1C28"/>
    <w:rsid w:val="00D21B1C"/>
    <w:rsid w:val="00D273AE"/>
    <w:rsid w:val="00D4499C"/>
    <w:rsid w:val="00D81B50"/>
    <w:rsid w:val="00DB7C6D"/>
    <w:rsid w:val="00DE4D85"/>
    <w:rsid w:val="00E83C90"/>
    <w:rsid w:val="00F24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7C8581"/>
  <w15:chartTrackingRefBased/>
  <w15:docId w15:val="{A49C0EDD-5445-4206-8FFC-C4B57DA8B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1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1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1B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1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1B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1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1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1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1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21B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D21B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D21B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D21B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D21B1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21B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21B1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21B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21B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1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21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1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21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1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21B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1B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1B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1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21B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21B1C"/>
    <w:rPr>
      <w:b/>
      <w:bCs/>
      <w:smallCaps/>
      <w:color w:val="0F4761" w:themeColor="accent1" w:themeShade="BF"/>
      <w:spacing w:val="5"/>
    </w:rPr>
  </w:style>
  <w:style w:type="character" w:styleId="ae">
    <w:name w:val="annotation reference"/>
    <w:basedOn w:val="a0"/>
    <w:uiPriority w:val="99"/>
    <w:semiHidden/>
    <w:unhideWhenUsed/>
    <w:rsid w:val="006A7A9C"/>
    <w:rPr>
      <w:sz w:val="16"/>
      <w:szCs w:val="16"/>
    </w:rPr>
  </w:style>
  <w:style w:type="paragraph" w:styleId="af">
    <w:name w:val="annotation text"/>
    <w:basedOn w:val="a"/>
    <w:link w:val="af0"/>
    <w:uiPriority w:val="99"/>
    <w:unhideWhenUsed/>
    <w:rsid w:val="006A7A9C"/>
    <w:pPr>
      <w:spacing w:line="240" w:lineRule="auto"/>
    </w:pPr>
    <w:rPr>
      <w:sz w:val="20"/>
      <w:szCs w:val="20"/>
    </w:rPr>
  </w:style>
  <w:style w:type="character" w:customStyle="1" w:styleId="af0">
    <w:name w:val="註解文字 字元"/>
    <w:basedOn w:val="a0"/>
    <w:link w:val="af"/>
    <w:uiPriority w:val="99"/>
    <w:rsid w:val="006A7A9C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6A7A9C"/>
    <w:rPr>
      <w:b/>
      <w:bCs/>
    </w:rPr>
  </w:style>
  <w:style w:type="character" w:customStyle="1" w:styleId="af2">
    <w:name w:val="註解主旨 字元"/>
    <w:basedOn w:val="af0"/>
    <w:link w:val="af1"/>
    <w:uiPriority w:val="99"/>
    <w:semiHidden/>
    <w:rsid w:val="006A7A9C"/>
    <w:rPr>
      <w:b/>
      <w:bCs/>
      <w:sz w:val="20"/>
      <w:szCs w:val="20"/>
    </w:rPr>
  </w:style>
  <w:style w:type="paragraph" w:styleId="af3">
    <w:name w:val="header"/>
    <w:basedOn w:val="a"/>
    <w:link w:val="af4"/>
    <w:uiPriority w:val="99"/>
    <w:unhideWhenUsed/>
    <w:rsid w:val="00D449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4">
    <w:name w:val="頁首 字元"/>
    <w:basedOn w:val="a0"/>
    <w:link w:val="af3"/>
    <w:uiPriority w:val="99"/>
    <w:rsid w:val="00D4499C"/>
  </w:style>
  <w:style w:type="paragraph" w:styleId="af5">
    <w:name w:val="footer"/>
    <w:basedOn w:val="a"/>
    <w:link w:val="af6"/>
    <w:uiPriority w:val="99"/>
    <w:unhideWhenUsed/>
    <w:rsid w:val="00D449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6">
    <w:name w:val="頁尾 字元"/>
    <w:basedOn w:val="a0"/>
    <w:link w:val="af5"/>
    <w:uiPriority w:val="99"/>
    <w:rsid w:val="00D449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A5100F-F75F-4862-94C2-1BD223D92A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10</Pages>
  <Words>1028</Words>
  <Characters>5862</Characters>
  <Application>Microsoft Office Word</Application>
  <DocSecurity>0</DocSecurity>
  <Lines>48</Lines>
  <Paragraphs>13</Paragraphs>
  <ScaleCrop>false</ScaleCrop>
  <Company/>
  <LinksUpToDate>false</LinksUpToDate>
  <CharactersWithSpaces>6877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Yu-Kai Liao</dc:creator>
  <cp:keywords/>
  <dc:description/>
  <cp:lastModifiedBy>Yu-Kai Liao</cp:lastModifiedBy>
  <cp:revision>22</cp:revision>
  <dcterms:created xsi:type="dcterms:W3CDTF">2025-11-14T09:32:00Z</dcterms:created>
  <dcterms:modified xsi:type="dcterms:W3CDTF">2025-11-18T06:42:00Z</dcterms:modified>
</cp:coreProperties>
</file>